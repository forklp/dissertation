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3FA4" w:rsidRDefault="00573FA4" w:rsidP="002C015F">
      <w:pPr>
        <w:jc w:val="left"/>
        <w:rPr>
          <w:b/>
          <w:bCs/>
          <w:sz w:val="44"/>
          <w:szCs w:val="44"/>
        </w:rPr>
      </w:pPr>
      <w:bookmarkStart w:id="0" w:name="_GoBack"/>
      <w:bookmarkEnd w:id="0"/>
    </w:p>
    <w:p w:rsidR="00573FA4" w:rsidRDefault="00573FA4" w:rsidP="002C015F">
      <w:pPr>
        <w:jc w:val="left"/>
        <w:rPr>
          <w:b/>
          <w:bCs/>
          <w:sz w:val="44"/>
          <w:szCs w:val="44"/>
        </w:rPr>
      </w:pPr>
    </w:p>
    <w:p w:rsidR="003E0BB8" w:rsidRPr="00573FA4" w:rsidRDefault="003E0BB8" w:rsidP="00573FA4">
      <w:pPr>
        <w:jc w:val="left"/>
        <w:rPr>
          <w:b/>
          <w:bCs/>
          <w:sz w:val="44"/>
          <w:szCs w:val="44"/>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622122" cy="627767"/>
            <wp:effectExtent l="0" t="0" r="6985" b="1270"/>
            <wp:wrapSquare wrapText="bothSides"/>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622122" cy="627767"/>
                    </a:xfrm>
                    <a:prstGeom prst="rect">
                      <a:avLst/>
                    </a:prstGeom>
                    <a:noFill/>
                    <a:ln>
                      <a:noFill/>
                    </a:ln>
                  </pic:spPr>
                </pic:pic>
              </a:graphicData>
            </a:graphic>
          </wp:anchor>
        </w:drawing>
      </w: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r>
        <w:rPr>
          <w:rFonts w:eastAsia="华文中宋"/>
          <w:b/>
          <w:bCs/>
          <w:sz w:val="44"/>
          <w:szCs w:val="44"/>
        </w:rPr>
        <w:t>本科毕业论文（设计）</w:t>
      </w:r>
    </w:p>
    <w:p w:rsidR="003E0BB8" w:rsidRDefault="003E0BB8" w:rsidP="002C015F">
      <w:pPr>
        <w:rPr>
          <w:b/>
          <w:bCs/>
          <w:szCs w:val="21"/>
        </w:rPr>
      </w:pPr>
      <w:r>
        <w:rPr>
          <w:b/>
          <w:bCs/>
        </w:rPr>
        <w:t xml:space="preserve"> </w:t>
      </w:r>
    </w:p>
    <w:p w:rsidR="003E0BB8" w:rsidRDefault="00573FA4" w:rsidP="002C015F">
      <w:pPr>
        <w:jc w:val="center"/>
        <w:rPr>
          <w:b/>
          <w:bCs/>
        </w:rPr>
      </w:pPr>
      <w:r>
        <w:rPr>
          <w:noProof/>
        </w:rPr>
        <w:drawing>
          <wp:anchor distT="0" distB="0" distL="114300" distR="114300" simplePos="0" relativeHeight="251660288" behindDoc="0" locked="0" layoutInCell="1" allowOverlap="1">
            <wp:simplePos x="0" y="0"/>
            <wp:positionH relativeFrom="margin">
              <wp:posOffset>2251655</wp:posOffset>
            </wp:positionH>
            <wp:positionV relativeFrom="paragraph">
              <wp:posOffset>8862</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372235" cy="1285200"/>
                    </a:xfrm>
                    <a:prstGeom prst="rect">
                      <a:avLst/>
                    </a:prstGeom>
                    <a:noFill/>
                    <a:ln>
                      <a:noFill/>
                    </a:ln>
                  </pic:spPr>
                </pic:pic>
              </a:graphicData>
            </a:graphic>
          </wp:anchor>
        </w:drawing>
      </w:r>
    </w:p>
    <w:p w:rsidR="003E0BB8" w:rsidRDefault="003E0BB8" w:rsidP="002C015F">
      <w:pPr>
        <w:ind w:leftChars="428" w:left="899"/>
        <w:rPr>
          <w:rFonts w:eastAsia="华文中宋"/>
          <w:b/>
          <w:bCs/>
          <w:sz w:val="32"/>
          <w:szCs w:val="32"/>
        </w:rPr>
      </w:pPr>
      <w:r>
        <w:rPr>
          <w:rFonts w:eastAsia="华文中宋"/>
          <w:b/>
          <w:bCs/>
          <w:sz w:val="32"/>
          <w:szCs w:val="32"/>
        </w:rPr>
        <w:t xml:space="preserve"> </w:t>
      </w:r>
    </w:p>
    <w:p w:rsidR="00573FA4" w:rsidRDefault="00573FA4" w:rsidP="002C015F">
      <w:pPr>
        <w:ind w:leftChars="428" w:left="899" w:firstLineChars="200" w:firstLine="562"/>
        <w:rPr>
          <w:b/>
          <w:bCs/>
          <w:sz w:val="28"/>
          <w:szCs w:val="28"/>
        </w:rPr>
      </w:pPr>
    </w:p>
    <w:p w:rsidR="00573FA4" w:rsidRDefault="00573FA4" w:rsidP="002C015F">
      <w:pPr>
        <w:ind w:leftChars="428" w:left="899" w:firstLineChars="200" w:firstLine="562"/>
        <w:rPr>
          <w:b/>
          <w:bCs/>
          <w:sz w:val="28"/>
          <w:szCs w:val="28"/>
        </w:rPr>
      </w:pPr>
    </w:p>
    <w:p w:rsidR="00573FA4" w:rsidRDefault="00573FA4" w:rsidP="002C015F">
      <w:pPr>
        <w:ind w:leftChars="428" w:left="899" w:firstLineChars="200" w:firstLine="562"/>
        <w:rPr>
          <w:b/>
          <w:bCs/>
          <w:sz w:val="28"/>
          <w:szCs w:val="28"/>
        </w:rPr>
      </w:pPr>
    </w:p>
    <w:p w:rsidR="00573FA4" w:rsidRDefault="00573FA4" w:rsidP="002C015F">
      <w:pPr>
        <w:ind w:leftChars="428" w:left="899" w:firstLineChars="200" w:firstLine="562"/>
        <w:rPr>
          <w:b/>
          <w:bCs/>
          <w:sz w:val="28"/>
          <w:szCs w:val="28"/>
        </w:rPr>
      </w:pPr>
    </w:p>
    <w:p w:rsidR="003E0BB8" w:rsidRDefault="003E0BB8" w:rsidP="00573FA4">
      <w:pPr>
        <w:ind w:leftChars="428" w:left="899" w:firstLineChars="200" w:firstLine="562"/>
        <w:rPr>
          <w:b/>
          <w:bCs/>
          <w:sz w:val="28"/>
          <w:szCs w:val="28"/>
          <w:u w:val="single"/>
        </w:rPr>
      </w:pPr>
      <w:r>
        <w:rPr>
          <w:b/>
          <w:bCs/>
          <w:sz w:val="28"/>
          <w:szCs w:val="28"/>
        </w:rPr>
        <w:t>题</w:t>
      </w:r>
      <w:r>
        <w:rPr>
          <w:b/>
          <w:bCs/>
          <w:sz w:val="28"/>
          <w:szCs w:val="28"/>
        </w:rPr>
        <w:t xml:space="preserve">    </w:t>
      </w:r>
      <w:r>
        <w:rPr>
          <w:b/>
          <w:bCs/>
          <w:sz w:val="28"/>
          <w:szCs w:val="28"/>
        </w:rPr>
        <w:t>目</w:t>
      </w:r>
      <w:r>
        <w:rPr>
          <w:b/>
          <w:bCs/>
          <w:sz w:val="28"/>
          <w:szCs w:val="28"/>
        </w:rPr>
        <w:t xml:space="preserve"> </w:t>
      </w:r>
      <w:r>
        <w:rPr>
          <w:b/>
          <w:bCs/>
          <w:sz w:val="28"/>
          <w:szCs w:val="28"/>
          <w:u w:val="single"/>
        </w:rPr>
        <w:t xml:space="preserve"> </w:t>
      </w:r>
      <w:r>
        <w:rPr>
          <w:rFonts w:ascii="宋体" w:hAnsi="宋体" w:hint="eastAsia"/>
          <w:b/>
          <w:sz w:val="28"/>
          <w:szCs w:val="32"/>
          <w:u w:val="single"/>
        </w:rPr>
        <w:t>基于Django</w:t>
      </w:r>
      <w:del w:id="1" w:author="Jangym" w:date="2020-04-21T12:55:00Z">
        <w:r w:rsidDel="00277885">
          <w:rPr>
            <w:rFonts w:ascii="宋体" w:hAnsi="宋体" w:hint="eastAsia"/>
            <w:b/>
            <w:sz w:val="28"/>
            <w:szCs w:val="32"/>
            <w:u w:val="single"/>
          </w:rPr>
          <w:delText>框架</w:delText>
        </w:r>
      </w:del>
      <w:r>
        <w:rPr>
          <w:rFonts w:ascii="宋体" w:hAnsi="宋体" w:hint="eastAsia"/>
          <w:b/>
          <w:sz w:val="28"/>
          <w:szCs w:val="32"/>
          <w:u w:val="single"/>
        </w:rPr>
        <w:t>的电脑维修管理系统</w:t>
      </w:r>
      <w:del w:id="2" w:author="Jangym" w:date="2020-04-21T12:55:00Z">
        <w:r w:rsidDel="00277885">
          <w:rPr>
            <w:rFonts w:ascii="宋体" w:hAnsi="宋体" w:hint="eastAsia"/>
            <w:b/>
            <w:sz w:val="28"/>
            <w:szCs w:val="32"/>
            <w:u w:val="single"/>
          </w:rPr>
          <w:delText>的</w:delText>
        </w:r>
      </w:del>
      <w:r>
        <w:rPr>
          <w:rFonts w:ascii="宋体" w:hAnsi="宋体" w:hint="eastAsia"/>
          <w:b/>
          <w:sz w:val="28"/>
          <w:szCs w:val="32"/>
          <w:u w:val="single"/>
        </w:rPr>
        <w:t>设计与实现</w:t>
      </w:r>
      <w:r>
        <w:rPr>
          <w:b/>
          <w:bCs/>
          <w:sz w:val="28"/>
          <w:szCs w:val="28"/>
          <w:u w:val="single"/>
        </w:rPr>
        <w:t xml:space="preserve">   </w:t>
      </w:r>
    </w:p>
    <w:p w:rsidR="00573FA4" w:rsidRDefault="00573FA4" w:rsidP="00573FA4">
      <w:pPr>
        <w:ind w:leftChars="428" w:left="899" w:firstLineChars="200" w:firstLine="562"/>
        <w:rPr>
          <w:b/>
          <w:bCs/>
          <w:sz w:val="28"/>
          <w:szCs w:val="28"/>
          <w:u w:val="single"/>
        </w:rPr>
      </w:pPr>
    </w:p>
    <w:p w:rsidR="003E0BB8" w:rsidRDefault="003E0BB8" w:rsidP="002C015F">
      <w:pPr>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院</w:t>
      </w:r>
      <w:r>
        <w:rPr>
          <w:b/>
          <w:bCs/>
          <w:sz w:val="28"/>
          <w:szCs w:val="28"/>
        </w:rPr>
        <w:t xml:space="preserve"> </w:t>
      </w:r>
      <w:r>
        <w:rPr>
          <w:b/>
          <w:bCs/>
          <w:sz w:val="28"/>
          <w:szCs w:val="28"/>
          <w:u w:val="single"/>
        </w:rPr>
        <w:t xml:space="preserve"> </w:t>
      </w:r>
      <w:r>
        <w:rPr>
          <w:b/>
          <w:bCs/>
          <w:sz w:val="28"/>
          <w:szCs w:val="28"/>
          <w:u w:val="single"/>
        </w:rPr>
        <w:t>计算机学院</w:t>
      </w:r>
      <w:r>
        <w:rPr>
          <w:b/>
          <w:bCs/>
          <w:sz w:val="28"/>
          <w:szCs w:val="28"/>
          <w:u w:val="single"/>
        </w:rPr>
        <w:t xml:space="preserve">                               </w:t>
      </w:r>
    </w:p>
    <w:p w:rsidR="00573FA4" w:rsidRDefault="00573FA4" w:rsidP="002C015F">
      <w:pPr>
        <w:ind w:leftChars="428" w:left="899" w:firstLineChars="200" w:firstLine="562"/>
        <w:rPr>
          <w:b/>
          <w:bCs/>
          <w:sz w:val="28"/>
          <w:szCs w:val="28"/>
          <w:u w:val="single"/>
        </w:rPr>
      </w:pPr>
    </w:p>
    <w:p w:rsidR="003E0BB8" w:rsidRDefault="003E0BB8" w:rsidP="002C015F">
      <w:pPr>
        <w:ind w:leftChars="428" w:left="899" w:firstLineChars="200" w:firstLine="562"/>
        <w:rPr>
          <w:b/>
          <w:bCs/>
          <w:sz w:val="28"/>
          <w:szCs w:val="28"/>
          <w:u w:val="single"/>
        </w:rPr>
      </w:pPr>
      <w:r>
        <w:rPr>
          <w:b/>
          <w:bCs/>
          <w:sz w:val="28"/>
          <w:szCs w:val="28"/>
        </w:rPr>
        <w:t>专</w:t>
      </w:r>
      <w:r>
        <w:rPr>
          <w:b/>
          <w:bCs/>
          <w:sz w:val="28"/>
          <w:szCs w:val="28"/>
        </w:rPr>
        <w:t xml:space="preserve">    </w:t>
      </w:r>
      <w:r>
        <w:rPr>
          <w:b/>
          <w:bCs/>
          <w:sz w:val="28"/>
          <w:szCs w:val="28"/>
        </w:rPr>
        <w:t>业</w:t>
      </w:r>
      <w:r>
        <w:rPr>
          <w:b/>
          <w:bCs/>
          <w:sz w:val="28"/>
          <w:szCs w:val="28"/>
        </w:rPr>
        <w:t xml:space="preserve"> </w:t>
      </w:r>
      <w:r>
        <w:rPr>
          <w:b/>
          <w:bCs/>
          <w:sz w:val="28"/>
          <w:szCs w:val="28"/>
          <w:u w:val="single"/>
        </w:rPr>
        <w:t xml:space="preserve"> </w:t>
      </w:r>
      <w:r>
        <w:rPr>
          <w:b/>
          <w:bCs/>
          <w:sz w:val="28"/>
          <w:szCs w:val="28"/>
          <w:u w:val="single"/>
        </w:rPr>
        <w:t>计算机科学与技术</w:t>
      </w:r>
      <w:r>
        <w:rPr>
          <w:b/>
          <w:bCs/>
          <w:sz w:val="28"/>
          <w:szCs w:val="28"/>
          <w:u w:val="single"/>
        </w:rPr>
        <w:t xml:space="preserve">                               </w:t>
      </w:r>
    </w:p>
    <w:p w:rsidR="00573FA4" w:rsidRDefault="00573FA4" w:rsidP="002C015F">
      <w:pPr>
        <w:ind w:leftChars="428" w:left="899" w:firstLineChars="200" w:firstLine="562"/>
        <w:rPr>
          <w:b/>
          <w:bCs/>
          <w:sz w:val="28"/>
          <w:szCs w:val="28"/>
        </w:rPr>
      </w:pPr>
    </w:p>
    <w:p w:rsidR="003E0BB8" w:rsidRDefault="003E0BB8" w:rsidP="002C015F">
      <w:pPr>
        <w:ind w:leftChars="428" w:left="899" w:firstLineChars="200" w:firstLine="562"/>
        <w:rPr>
          <w:b/>
          <w:bCs/>
          <w:sz w:val="28"/>
          <w:szCs w:val="28"/>
          <w:u w:val="single"/>
        </w:rPr>
      </w:pPr>
      <w:r>
        <w:rPr>
          <w:b/>
          <w:bCs/>
          <w:sz w:val="28"/>
          <w:szCs w:val="28"/>
        </w:rPr>
        <w:t>学生姓名</w:t>
      </w:r>
      <w:r>
        <w:rPr>
          <w:b/>
          <w:bCs/>
          <w:sz w:val="28"/>
          <w:szCs w:val="28"/>
        </w:rPr>
        <w:t xml:space="preserve"> </w:t>
      </w:r>
      <w:r>
        <w:rPr>
          <w:b/>
          <w:bCs/>
          <w:sz w:val="28"/>
          <w:szCs w:val="28"/>
          <w:u w:val="single"/>
        </w:rPr>
        <w:t xml:space="preserve"> </w:t>
      </w:r>
      <w:r>
        <w:rPr>
          <w:b/>
          <w:bCs/>
          <w:sz w:val="28"/>
          <w:szCs w:val="28"/>
          <w:u w:val="single"/>
        </w:rPr>
        <w:t>柯林平</w:t>
      </w:r>
      <w:r>
        <w:rPr>
          <w:b/>
          <w:bCs/>
          <w:sz w:val="28"/>
          <w:szCs w:val="28"/>
          <w:u w:val="single"/>
        </w:rPr>
        <w:t xml:space="preserve">                               </w:t>
      </w:r>
    </w:p>
    <w:p w:rsidR="00573FA4" w:rsidRDefault="00573FA4" w:rsidP="002C015F">
      <w:pPr>
        <w:ind w:leftChars="428" w:left="899" w:firstLineChars="200" w:firstLine="562"/>
        <w:rPr>
          <w:b/>
          <w:bCs/>
          <w:sz w:val="28"/>
          <w:szCs w:val="28"/>
        </w:rPr>
      </w:pPr>
    </w:p>
    <w:p w:rsidR="003E0BB8" w:rsidRDefault="003E0BB8" w:rsidP="002C015F">
      <w:pPr>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号</w:t>
      </w:r>
      <w:r>
        <w:rPr>
          <w:b/>
          <w:bCs/>
          <w:sz w:val="28"/>
          <w:szCs w:val="28"/>
        </w:rPr>
        <w:t xml:space="preserve"> </w:t>
      </w:r>
      <w:r>
        <w:rPr>
          <w:b/>
          <w:bCs/>
          <w:sz w:val="28"/>
          <w:szCs w:val="28"/>
          <w:u w:val="single"/>
        </w:rPr>
        <w:t xml:space="preserve"> 2016141462067                 </w:t>
      </w:r>
      <w:r>
        <w:rPr>
          <w:b/>
          <w:bCs/>
          <w:sz w:val="28"/>
          <w:szCs w:val="28"/>
        </w:rPr>
        <w:t xml:space="preserve"> </w:t>
      </w:r>
      <w:r>
        <w:rPr>
          <w:b/>
          <w:bCs/>
          <w:sz w:val="28"/>
          <w:szCs w:val="28"/>
        </w:rPr>
        <w:t>年级</w:t>
      </w:r>
      <w:r>
        <w:rPr>
          <w:b/>
          <w:bCs/>
          <w:sz w:val="28"/>
          <w:szCs w:val="28"/>
          <w:u w:val="single"/>
        </w:rPr>
        <w:t xml:space="preserve"> 2016        </w:t>
      </w:r>
    </w:p>
    <w:p w:rsidR="00573FA4" w:rsidRDefault="00573FA4" w:rsidP="002C015F">
      <w:pPr>
        <w:ind w:leftChars="428" w:left="899" w:firstLineChars="200" w:firstLine="562"/>
        <w:rPr>
          <w:b/>
          <w:bCs/>
          <w:sz w:val="28"/>
          <w:szCs w:val="28"/>
          <w:u w:val="single"/>
        </w:rPr>
      </w:pPr>
    </w:p>
    <w:p w:rsidR="003E0BB8" w:rsidRDefault="003E0BB8" w:rsidP="002C015F">
      <w:pPr>
        <w:ind w:leftChars="428" w:left="899" w:firstLineChars="200" w:firstLine="562"/>
        <w:rPr>
          <w:b/>
          <w:bCs/>
          <w:sz w:val="28"/>
          <w:szCs w:val="28"/>
          <w:u w:val="single"/>
        </w:rPr>
      </w:pPr>
      <w:r>
        <w:rPr>
          <w:b/>
          <w:bCs/>
          <w:sz w:val="28"/>
          <w:szCs w:val="28"/>
        </w:rPr>
        <w:t>指导教师</w:t>
      </w:r>
      <w:r>
        <w:rPr>
          <w:b/>
          <w:bCs/>
          <w:sz w:val="28"/>
          <w:szCs w:val="28"/>
        </w:rPr>
        <w:t xml:space="preserve"> </w:t>
      </w:r>
      <w:r>
        <w:rPr>
          <w:b/>
          <w:bCs/>
          <w:sz w:val="28"/>
          <w:szCs w:val="28"/>
          <w:u w:val="single"/>
        </w:rPr>
        <w:t xml:space="preserve">  </w:t>
      </w:r>
      <w:r>
        <w:rPr>
          <w:b/>
          <w:bCs/>
          <w:sz w:val="28"/>
          <w:szCs w:val="28"/>
          <w:u w:val="single"/>
        </w:rPr>
        <w:t>蒋玉明</w:t>
      </w:r>
      <w:r>
        <w:rPr>
          <w:b/>
          <w:bCs/>
          <w:sz w:val="28"/>
          <w:szCs w:val="28"/>
          <w:u w:val="single"/>
        </w:rPr>
        <w:t xml:space="preserve">                              </w:t>
      </w:r>
    </w:p>
    <w:p w:rsidR="003E0BB8" w:rsidRDefault="003E0BB8" w:rsidP="002C015F">
      <w:pPr>
        <w:rPr>
          <w:b/>
          <w:bCs/>
          <w:szCs w:val="21"/>
        </w:rPr>
      </w:pPr>
      <w:r>
        <w:rPr>
          <w:b/>
          <w:bCs/>
        </w:rPr>
        <w:t xml:space="preserve"> </w:t>
      </w:r>
    </w:p>
    <w:p w:rsidR="003E0BB8" w:rsidRDefault="003E0BB8" w:rsidP="002C015F">
      <w:pPr>
        <w:rPr>
          <w:b/>
          <w:bCs/>
        </w:rPr>
      </w:pPr>
      <w:r>
        <w:rPr>
          <w:b/>
          <w:bCs/>
        </w:rPr>
        <w:t xml:space="preserve"> </w:t>
      </w:r>
    </w:p>
    <w:p w:rsidR="003E0BB8" w:rsidRDefault="003E0BB8" w:rsidP="002C015F">
      <w:pPr>
        <w:rPr>
          <w:b/>
          <w:bCs/>
        </w:rPr>
      </w:pPr>
      <w:r>
        <w:rPr>
          <w:b/>
          <w:bCs/>
        </w:rPr>
        <w:t xml:space="preserve"> </w:t>
      </w:r>
    </w:p>
    <w:p w:rsidR="003E0BB8" w:rsidRDefault="003E0BB8" w:rsidP="002C015F">
      <w:pPr>
        <w:jc w:val="center"/>
        <w:rPr>
          <w:b/>
          <w:bCs/>
          <w:sz w:val="32"/>
          <w:szCs w:val="32"/>
        </w:rPr>
      </w:pPr>
      <w:r>
        <w:rPr>
          <w:b/>
          <w:bCs/>
          <w:sz w:val="32"/>
          <w:szCs w:val="32"/>
        </w:rPr>
        <w:t>教务处制表</w:t>
      </w:r>
    </w:p>
    <w:p w:rsidR="003E0BB8" w:rsidRDefault="003E0BB8" w:rsidP="002C015F">
      <w:pPr>
        <w:jc w:val="center"/>
        <w:rPr>
          <w:b/>
          <w:bCs/>
          <w:sz w:val="30"/>
          <w:szCs w:val="30"/>
        </w:rPr>
      </w:pPr>
      <w:r>
        <w:rPr>
          <w:b/>
          <w:bCs/>
          <w:sz w:val="30"/>
          <w:szCs w:val="30"/>
        </w:rPr>
        <w:t xml:space="preserve">   </w:t>
      </w:r>
      <w:r>
        <w:rPr>
          <w:b/>
          <w:bCs/>
          <w:sz w:val="30"/>
          <w:szCs w:val="30"/>
        </w:rPr>
        <w:t>年</w:t>
      </w:r>
      <w:r>
        <w:rPr>
          <w:b/>
          <w:bCs/>
          <w:sz w:val="30"/>
          <w:szCs w:val="30"/>
        </w:rPr>
        <w:t xml:space="preserve">   </w:t>
      </w:r>
      <w:r>
        <w:rPr>
          <w:b/>
          <w:bCs/>
          <w:sz w:val="30"/>
          <w:szCs w:val="30"/>
        </w:rPr>
        <w:t>月</w:t>
      </w:r>
      <w:r>
        <w:rPr>
          <w:b/>
          <w:bCs/>
          <w:sz w:val="30"/>
          <w:szCs w:val="30"/>
        </w:rPr>
        <w:t xml:space="preserve">   </w:t>
      </w:r>
      <w:r>
        <w:rPr>
          <w:b/>
          <w:bCs/>
          <w:sz w:val="30"/>
          <w:szCs w:val="30"/>
        </w:rPr>
        <w:t>日</w:t>
      </w:r>
    </w:p>
    <w:p w:rsidR="003E0BB8" w:rsidRDefault="003E0BB8" w:rsidP="00277885">
      <w:pPr>
        <w:spacing w:beforeLines="100"/>
        <w:rPr>
          <w:rFonts w:eastAsia="黑体"/>
          <w:b/>
          <w:sz w:val="36"/>
        </w:rPr>
        <w:sectPr w:rsidR="003E0BB8" w:rsidSect="002C015F">
          <w:headerReference w:type="even" r:id="rId10"/>
          <w:headerReference w:type="default" r:id="rId11"/>
          <w:footerReference w:type="even" r:id="rId12"/>
          <w:footerReference w:type="default" r:id="rId13"/>
          <w:headerReference w:type="first" r:id="rId14"/>
          <w:pgSz w:w="11906" w:h="16838" w:code="9"/>
          <w:pgMar w:top="1418" w:right="1134" w:bottom="1418" w:left="1418" w:header="851" w:footer="851" w:gutter="0"/>
          <w:pgNumType w:fmt="upperRoman" w:start="1"/>
          <w:cols w:space="720"/>
          <w:docGrid w:linePitch="312"/>
        </w:sectPr>
      </w:pPr>
    </w:p>
    <w:p w:rsidR="003E0BB8" w:rsidRPr="002C015F" w:rsidRDefault="003E0BB8" w:rsidP="002C015F">
      <w:pPr>
        <w:jc w:val="center"/>
        <w:rPr>
          <w:rFonts w:asciiTheme="majorEastAsia" w:eastAsiaTheme="majorEastAsia" w:hAnsiTheme="majorEastAsia"/>
          <w:sz w:val="36"/>
          <w:szCs w:val="36"/>
        </w:rPr>
      </w:pPr>
      <w:r w:rsidRPr="002C015F">
        <w:rPr>
          <w:rFonts w:asciiTheme="majorEastAsia" w:eastAsiaTheme="majorEastAsia" w:hAnsiTheme="majorEastAsia"/>
          <w:sz w:val="36"/>
          <w:szCs w:val="36"/>
        </w:rPr>
        <w:lastRenderedPageBreak/>
        <w:t>基于Django</w:t>
      </w:r>
      <w:del w:id="5" w:author="Jangym" w:date="2020-04-21T12:56:00Z">
        <w:r w:rsidRPr="002C015F" w:rsidDel="00277885">
          <w:rPr>
            <w:rFonts w:asciiTheme="majorEastAsia" w:eastAsiaTheme="majorEastAsia" w:hAnsiTheme="majorEastAsia"/>
            <w:sz w:val="36"/>
            <w:szCs w:val="36"/>
          </w:rPr>
          <w:delText>框架</w:delText>
        </w:r>
      </w:del>
      <w:r w:rsidRPr="002C015F">
        <w:rPr>
          <w:rFonts w:asciiTheme="majorEastAsia" w:eastAsiaTheme="majorEastAsia" w:hAnsiTheme="majorEastAsia"/>
          <w:sz w:val="36"/>
          <w:szCs w:val="36"/>
        </w:rPr>
        <w:t>的电脑维修管理系统</w:t>
      </w:r>
      <w:del w:id="6" w:author="Jangym" w:date="2020-04-21T12:56:00Z">
        <w:r w:rsidRPr="002C015F" w:rsidDel="00277885">
          <w:rPr>
            <w:rFonts w:asciiTheme="majorEastAsia" w:eastAsiaTheme="majorEastAsia" w:hAnsiTheme="majorEastAsia"/>
            <w:sz w:val="36"/>
            <w:szCs w:val="36"/>
          </w:rPr>
          <w:delText>的</w:delText>
        </w:r>
      </w:del>
      <w:r w:rsidRPr="002C015F">
        <w:rPr>
          <w:rFonts w:asciiTheme="majorEastAsia" w:eastAsiaTheme="majorEastAsia" w:hAnsiTheme="majorEastAsia"/>
          <w:sz w:val="36"/>
          <w:szCs w:val="36"/>
        </w:rPr>
        <w:t xml:space="preserve">设计与实现 </w:t>
      </w:r>
    </w:p>
    <w:p w:rsidR="003E0BB8" w:rsidRPr="00FE2779" w:rsidRDefault="003E0BB8" w:rsidP="002C015F">
      <w:pPr>
        <w:jc w:val="center"/>
        <w:rPr>
          <w:rFonts w:eastAsia="黑体"/>
          <w:sz w:val="32"/>
          <w:szCs w:val="32"/>
        </w:rPr>
      </w:pPr>
    </w:p>
    <w:p w:rsidR="003E0BB8" w:rsidRDefault="003E0BB8" w:rsidP="002C015F">
      <w:pPr>
        <w:jc w:val="center"/>
        <w:rPr>
          <w:rFonts w:eastAsia="楷体"/>
          <w:sz w:val="24"/>
          <w:szCs w:val="24"/>
        </w:rPr>
      </w:pPr>
      <w:r>
        <w:rPr>
          <w:rFonts w:eastAsia="黑体"/>
          <w:sz w:val="24"/>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3E0BB8" w:rsidRDefault="003E0BB8" w:rsidP="002C015F">
      <w:pPr>
        <w:jc w:val="center"/>
        <w:rPr>
          <w:rFonts w:eastAsia="黑体"/>
          <w:sz w:val="24"/>
          <w:szCs w:val="24"/>
        </w:rPr>
      </w:pPr>
      <w:r>
        <w:rPr>
          <w:rFonts w:eastAsia="黑体"/>
          <w:sz w:val="24"/>
          <w:szCs w:val="24"/>
        </w:rPr>
        <w:t xml:space="preserve"> </w:t>
      </w:r>
    </w:p>
    <w:p w:rsidR="003E0BB8" w:rsidRPr="002C015F" w:rsidRDefault="003E0BB8" w:rsidP="002C015F">
      <w:pPr>
        <w:jc w:val="center"/>
        <w:rPr>
          <w:rFonts w:eastAsia="楷体"/>
          <w:sz w:val="28"/>
          <w:szCs w:val="24"/>
        </w:rPr>
      </w:pPr>
      <w:r>
        <w:rPr>
          <w:rFonts w:eastAsia="楷体"/>
          <w:sz w:val="28"/>
          <w:szCs w:val="24"/>
        </w:rPr>
        <w:t>学生姓名</w:t>
      </w:r>
      <w:r>
        <w:rPr>
          <w:rFonts w:eastAsia="黑体"/>
          <w:sz w:val="24"/>
          <w:szCs w:val="24"/>
        </w:rPr>
        <w:t xml:space="preserve">  </w:t>
      </w:r>
      <w:r w:rsidRPr="002C015F">
        <w:rPr>
          <w:rFonts w:eastAsia="楷体"/>
          <w:sz w:val="28"/>
          <w:szCs w:val="24"/>
        </w:rPr>
        <w:t>柯林平</w:t>
      </w:r>
      <w:r>
        <w:rPr>
          <w:rFonts w:eastAsia="黑体"/>
          <w:sz w:val="24"/>
          <w:szCs w:val="24"/>
        </w:rPr>
        <w:t xml:space="preserve">   </w:t>
      </w:r>
      <w:r>
        <w:rPr>
          <w:rFonts w:eastAsia="楷体"/>
          <w:sz w:val="28"/>
          <w:szCs w:val="24"/>
        </w:rPr>
        <w:t>指导教师</w:t>
      </w:r>
      <w:r>
        <w:rPr>
          <w:rFonts w:eastAsia="黑体"/>
          <w:sz w:val="24"/>
          <w:szCs w:val="24"/>
        </w:rPr>
        <w:t xml:space="preserve">  </w:t>
      </w:r>
      <w:r w:rsidRPr="002C015F">
        <w:rPr>
          <w:rFonts w:eastAsia="楷体"/>
          <w:sz w:val="28"/>
          <w:szCs w:val="24"/>
        </w:rPr>
        <w:t>蒋玉明</w:t>
      </w:r>
    </w:p>
    <w:p w:rsidR="003E0BB8" w:rsidRDefault="003E0BB8" w:rsidP="002C015F">
      <w:pPr>
        <w:jc w:val="center"/>
        <w:rPr>
          <w:sz w:val="24"/>
          <w:szCs w:val="24"/>
        </w:rPr>
      </w:pPr>
      <w:r>
        <w:rPr>
          <w:sz w:val="24"/>
          <w:szCs w:val="24"/>
        </w:rPr>
        <w:t xml:space="preserve"> </w:t>
      </w:r>
    </w:p>
    <w:p w:rsidR="002C015F" w:rsidRPr="002C015F" w:rsidRDefault="003E0BB8" w:rsidP="004630E3">
      <w:pPr>
        <w:ind w:firstLine="420"/>
        <w:rPr>
          <w:rFonts w:ascii="Times New Roman" w:eastAsia="楷体" w:hAnsi="Times New Roman" w:cs="Times New Roman"/>
          <w:szCs w:val="21"/>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sidRPr="002C015F">
        <w:rPr>
          <w:rStyle w:val="input-2"/>
          <w:rFonts w:eastAsia="楷体"/>
          <w:sz w:val="21"/>
          <w:szCs w:val="21"/>
        </w:rPr>
        <w:t>随着科学技术的发展</w:t>
      </w:r>
      <w:r w:rsidRPr="002C015F">
        <w:rPr>
          <w:rStyle w:val="input-2"/>
          <w:rFonts w:eastAsia="楷体" w:hint="eastAsia"/>
          <w:sz w:val="21"/>
          <w:szCs w:val="21"/>
        </w:rPr>
        <w:t>，</w:t>
      </w:r>
      <w:r w:rsidRPr="002C015F">
        <w:rPr>
          <w:rStyle w:val="input-2"/>
          <w:rFonts w:eastAsia="楷体"/>
          <w:sz w:val="21"/>
          <w:szCs w:val="21"/>
        </w:rPr>
        <w:t>电脑普及率的提高</w:t>
      </w:r>
      <w:r w:rsidRPr="002C015F">
        <w:rPr>
          <w:rStyle w:val="input-2"/>
          <w:rFonts w:eastAsia="楷体" w:hint="eastAsia"/>
          <w:sz w:val="21"/>
          <w:szCs w:val="21"/>
        </w:rPr>
        <w:t>，</w:t>
      </w:r>
      <w:r w:rsidRPr="002C015F">
        <w:rPr>
          <w:rStyle w:val="input-2"/>
          <w:rFonts w:eastAsia="楷体"/>
          <w:sz w:val="21"/>
          <w:szCs w:val="21"/>
        </w:rPr>
        <w:t>互联网对每一个现代人来说都不再陌生</w:t>
      </w:r>
      <w:r w:rsidRPr="002C015F">
        <w:rPr>
          <w:rStyle w:val="input-2"/>
          <w:rFonts w:eastAsia="楷体" w:hint="eastAsia"/>
          <w:sz w:val="21"/>
          <w:szCs w:val="21"/>
        </w:rPr>
        <w:t>。</w:t>
      </w:r>
      <w:r w:rsidRPr="002C015F">
        <w:rPr>
          <w:rStyle w:val="input-2"/>
          <w:rFonts w:eastAsia="楷体"/>
          <w:sz w:val="21"/>
          <w:szCs w:val="21"/>
        </w:rPr>
        <w:t>互联网与现代人的生活息息相关</w:t>
      </w:r>
      <w:r w:rsidRPr="002C015F">
        <w:rPr>
          <w:rStyle w:val="input-2"/>
          <w:rFonts w:eastAsia="楷体" w:hint="eastAsia"/>
          <w:sz w:val="21"/>
          <w:szCs w:val="21"/>
        </w:rPr>
        <w:t>。</w:t>
      </w:r>
      <w:r w:rsidRPr="002C015F">
        <w:rPr>
          <w:rStyle w:val="input-2"/>
          <w:rFonts w:eastAsia="楷体"/>
          <w:sz w:val="21"/>
          <w:szCs w:val="21"/>
        </w:rPr>
        <w:t>互联网的普及</w:t>
      </w:r>
      <w:r w:rsidRPr="002C015F">
        <w:rPr>
          <w:rStyle w:val="input-2"/>
          <w:rFonts w:eastAsia="楷体" w:hint="eastAsia"/>
          <w:sz w:val="21"/>
          <w:szCs w:val="21"/>
        </w:rPr>
        <w:t>，</w:t>
      </w:r>
      <w:r w:rsidRPr="002C015F">
        <w:rPr>
          <w:rStyle w:val="input-2"/>
          <w:rFonts w:eastAsia="楷体"/>
          <w:sz w:val="21"/>
          <w:szCs w:val="21"/>
        </w:rPr>
        <w:t>极大程度的提高了各行各业的效率</w:t>
      </w:r>
      <w:r w:rsidRPr="002C015F">
        <w:rPr>
          <w:rStyle w:val="input-2"/>
          <w:rFonts w:eastAsia="楷体" w:hint="eastAsia"/>
          <w:sz w:val="21"/>
          <w:szCs w:val="21"/>
        </w:rPr>
        <w:t>，</w:t>
      </w:r>
      <w:r w:rsidRPr="002C015F">
        <w:rPr>
          <w:rStyle w:val="input-2"/>
          <w:rFonts w:eastAsia="楷体"/>
          <w:sz w:val="21"/>
          <w:szCs w:val="21"/>
        </w:rPr>
        <w:t>促进了产业升级</w:t>
      </w:r>
      <w:r w:rsidRPr="002C015F">
        <w:rPr>
          <w:rStyle w:val="input-2"/>
          <w:rFonts w:eastAsia="楷体" w:hint="eastAsia"/>
          <w:sz w:val="21"/>
          <w:szCs w:val="21"/>
        </w:rPr>
        <w:t>。</w:t>
      </w:r>
      <w:r w:rsidRPr="002C015F">
        <w:rPr>
          <w:rStyle w:val="input-2"/>
          <w:rFonts w:eastAsia="楷体"/>
          <w:sz w:val="21"/>
          <w:szCs w:val="21"/>
        </w:rPr>
        <w:t>电脑已经成为人们生活娱乐和办公不可或缺的存在</w:t>
      </w:r>
      <w:r w:rsidRPr="002C015F">
        <w:rPr>
          <w:rStyle w:val="input-2"/>
          <w:rFonts w:eastAsia="楷体" w:hint="eastAsia"/>
          <w:sz w:val="21"/>
          <w:szCs w:val="21"/>
        </w:rPr>
        <w:t>。</w:t>
      </w:r>
      <w:r w:rsidRPr="002C015F">
        <w:rPr>
          <w:rStyle w:val="input-2"/>
          <w:rFonts w:eastAsia="楷体"/>
          <w:sz w:val="21"/>
          <w:szCs w:val="21"/>
        </w:rPr>
        <w:t>但对于电脑的维修</w:t>
      </w:r>
      <w:r w:rsidRPr="002C015F">
        <w:rPr>
          <w:rStyle w:val="input-2"/>
          <w:rFonts w:eastAsia="楷体" w:hint="eastAsia"/>
          <w:sz w:val="21"/>
          <w:szCs w:val="21"/>
        </w:rPr>
        <w:t>，</w:t>
      </w:r>
      <w:r w:rsidRPr="002C015F">
        <w:rPr>
          <w:rStyle w:val="input-2"/>
          <w:rFonts w:eastAsia="楷体"/>
          <w:sz w:val="21"/>
          <w:szCs w:val="21"/>
        </w:rPr>
        <w:t>仍是专业人员才能解决的问题</w:t>
      </w:r>
      <w:r w:rsidRPr="002C015F">
        <w:rPr>
          <w:rStyle w:val="input-2"/>
          <w:rFonts w:eastAsia="楷体" w:hint="eastAsia"/>
          <w:sz w:val="21"/>
          <w:szCs w:val="21"/>
        </w:rPr>
        <w:t>。</w:t>
      </w:r>
      <w:r w:rsidRPr="002C015F">
        <w:rPr>
          <w:rStyle w:val="input-2"/>
          <w:rFonts w:eastAsia="楷体"/>
          <w:sz w:val="21"/>
          <w:szCs w:val="21"/>
        </w:rPr>
        <w:t>传统的客户到店维修模式</w:t>
      </w:r>
      <w:r w:rsidRPr="002C015F">
        <w:rPr>
          <w:rStyle w:val="input-2"/>
          <w:rFonts w:eastAsia="楷体" w:hint="eastAsia"/>
          <w:sz w:val="21"/>
          <w:szCs w:val="21"/>
        </w:rPr>
        <w:t>，</w:t>
      </w:r>
      <w:r w:rsidRPr="002C015F">
        <w:rPr>
          <w:rStyle w:val="input-2"/>
          <w:rFonts w:eastAsia="楷体"/>
          <w:sz w:val="21"/>
          <w:szCs w:val="21"/>
        </w:rPr>
        <w:t>有着交流不便</w:t>
      </w:r>
      <w:r w:rsidRPr="002C015F">
        <w:rPr>
          <w:rStyle w:val="input-2"/>
          <w:rFonts w:eastAsia="楷体" w:hint="eastAsia"/>
          <w:sz w:val="21"/>
          <w:szCs w:val="21"/>
        </w:rPr>
        <w:t>，</w:t>
      </w:r>
      <w:r w:rsidRPr="002C015F">
        <w:rPr>
          <w:rStyle w:val="input-2"/>
          <w:rFonts w:eastAsia="楷体"/>
          <w:sz w:val="21"/>
          <w:szCs w:val="21"/>
        </w:rPr>
        <w:t>定价麻烦等问题</w:t>
      </w:r>
      <w:r w:rsidRPr="002C015F">
        <w:rPr>
          <w:rStyle w:val="input-2"/>
          <w:rFonts w:eastAsia="楷体" w:hint="eastAsia"/>
          <w:sz w:val="21"/>
          <w:szCs w:val="21"/>
        </w:rPr>
        <w:t>，</w:t>
      </w:r>
      <w:r w:rsidRPr="002C015F">
        <w:rPr>
          <w:rStyle w:val="input-2"/>
          <w:rFonts w:eastAsia="楷体"/>
          <w:sz w:val="21"/>
          <w:szCs w:val="21"/>
        </w:rPr>
        <w:t>维修人员和客户不能及时有效的对产生的问题进行沟通</w:t>
      </w:r>
      <w:r w:rsidRPr="002C015F">
        <w:rPr>
          <w:rStyle w:val="input-2"/>
          <w:rFonts w:eastAsia="楷体" w:hint="eastAsia"/>
          <w:sz w:val="21"/>
          <w:szCs w:val="21"/>
        </w:rPr>
        <w:t>。对于维修的电脑和员工，门店也不易进行统计和管理。所以在互联网极度普及的现在，市场上相应的管理系统应运而生。</w:t>
      </w:r>
      <w:r w:rsidRPr="002C015F">
        <w:rPr>
          <w:rStyle w:val="input-2"/>
          <w:rFonts w:eastAsia="楷体"/>
          <w:sz w:val="21"/>
          <w:szCs w:val="21"/>
        </w:rPr>
        <w:t>电脑维修管理系统可以很好的解决客户与技术员的交流问题</w:t>
      </w:r>
      <w:r w:rsidRPr="002C015F">
        <w:rPr>
          <w:rStyle w:val="input-2"/>
          <w:rFonts w:eastAsia="楷体" w:hint="eastAsia"/>
          <w:sz w:val="21"/>
          <w:szCs w:val="21"/>
        </w:rPr>
        <w:t>，</w:t>
      </w:r>
      <w:r w:rsidRPr="002C015F">
        <w:rPr>
          <w:rStyle w:val="input-2"/>
          <w:rFonts w:eastAsia="楷体"/>
          <w:sz w:val="21"/>
          <w:szCs w:val="21"/>
        </w:rPr>
        <w:t>也可以方便公司对维修人员</w:t>
      </w:r>
      <w:r w:rsidRPr="002C015F">
        <w:rPr>
          <w:rStyle w:val="input-2"/>
          <w:rFonts w:eastAsia="楷体" w:hint="eastAsia"/>
          <w:sz w:val="21"/>
          <w:szCs w:val="21"/>
        </w:rPr>
        <w:t>的管理。本电脑维修系统采用现在比较流行的</w:t>
      </w:r>
      <w:r w:rsidRPr="002C015F">
        <w:rPr>
          <w:rStyle w:val="input-2"/>
          <w:rFonts w:eastAsia="楷体" w:hint="eastAsia"/>
          <w:sz w:val="21"/>
          <w:szCs w:val="21"/>
        </w:rPr>
        <w:t>B</w:t>
      </w:r>
      <w:r w:rsidRPr="002C015F">
        <w:rPr>
          <w:rStyle w:val="input-2"/>
          <w:rFonts w:eastAsia="楷体"/>
          <w:sz w:val="21"/>
          <w:szCs w:val="21"/>
        </w:rPr>
        <w:t>/S</w:t>
      </w:r>
      <w:r w:rsidRPr="002C015F">
        <w:rPr>
          <w:rStyle w:val="input-2"/>
          <w:rFonts w:eastAsia="楷体"/>
          <w:sz w:val="21"/>
          <w:szCs w:val="21"/>
        </w:rPr>
        <w:t>模式</w:t>
      </w:r>
      <w:r w:rsidRPr="002C015F">
        <w:rPr>
          <w:rStyle w:val="input-2"/>
          <w:rFonts w:eastAsia="楷体" w:hint="eastAsia"/>
          <w:sz w:val="21"/>
          <w:szCs w:val="21"/>
        </w:rPr>
        <w:t>，</w:t>
      </w:r>
      <w:r w:rsidRPr="002C015F">
        <w:rPr>
          <w:rStyle w:val="input-2"/>
          <w:rFonts w:eastAsia="楷体"/>
          <w:sz w:val="21"/>
          <w:szCs w:val="21"/>
        </w:rPr>
        <w:t>数据库采用较为成熟的</w:t>
      </w:r>
      <w:r w:rsidRPr="002C015F">
        <w:rPr>
          <w:rStyle w:val="input-2"/>
          <w:rFonts w:eastAsia="楷体" w:hint="eastAsia"/>
          <w:sz w:val="21"/>
          <w:szCs w:val="21"/>
        </w:rPr>
        <w:t>m</w:t>
      </w:r>
      <w:r w:rsidRPr="002C015F">
        <w:rPr>
          <w:rStyle w:val="input-2"/>
          <w:rFonts w:eastAsia="楷体"/>
          <w:sz w:val="21"/>
          <w:szCs w:val="21"/>
        </w:rPr>
        <w:t>ysql</w:t>
      </w:r>
      <w:r w:rsidRPr="002C015F">
        <w:rPr>
          <w:rStyle w:val="input-2"/>
          <w:rFonts w:eastAsia="楷体"/>
          <w:sz w:val="21"/>
          <w:szCs w:val="21"/>
        </w:rPr>
        <w:t>数据库</w:t>
      </w:r>
      <w:r w:rsidRPr="002C015F">
        <w:rPr>
          <w:rStyle w:val="input-2"/>
          <w:rFonts w:eastAsia="楷体" w:hint="eastAsia"/>
          <w:sz w:val="21"/>
          <w:szCs w:val="21"/>
        </w:rPr>
        <w:t>，</w:t>
      </w:r>
      <w:r w:rsidRPr="002C015F">
        <w:rPr>
          <w:rStyle w:val="input-2"/>
          <w:rFonts w:eastAsia="楷体"/>
          <w:sz w:val="21"/>
          <w:szCs w:val="21"/>
        </w:rPr>
        <w:t>前端采用</w:t>
      </w:r>
      <w:r w:rsidRPr="002C015F">
        <w:rPr>
          <w:rStyle w:val="input-2"/>
          <w:rFonts w:eastAsia="楷体" w:hint="eastAsia"/>
          <w:sz w:val="21"/>
          <w:szCs w:val="21"/>
        </w:rPr>
        <w:t>v</w:t>
      </w:r>
      <w:r w:rsidRPr="002C015F">
        <w:rPr>
          <w:rStyle w:val="input-2"/>
          <w:rFonts w:eastAsia="楷体"/>
          <w:sz w:val="21"/>
          <w:szCs w:val="21"/>
        </w:rPr>
        <w:t>ue.js</w:t>
      </w:r>
      <w:r w:rsidRPr="002C015F">
        <w:rPr>
          <w:rStyle w:val="input-2"/>
          <w:rFonts w:eastAsia="楷体" w:hint="eastAsia"/>
          <w:sz w:val="21"/>
          <w:szCs w:val="21"/>
        </w:rPr>
        <w:t>，</w:t>
      </w:r>
      <w:r w:rsidRPr="002C015F">
        <w:rPr>
          <w:rStyle w:val="input-2"/>
          <w:rFonts w:eastAsia="楷体"/>
          <w:sz w:val="21"/>
          <w:szCs w:val="21"/>
        </w:rPr>
        <w:t>后端则使用</w:t>
      </w:r>
      <w:r w:rsidRPr="002C015F">
        <w:rPr>
          <w:rStyle w:val="input-2"/>
          <w:rFonts w:eastAsia="楷体" w:hint="eastAsia"/>
          <w:sz w:val="21"/>
          <w:szCs w:val="21"/>
        </w:rPr>
        <w:t>D</w:t>
      </w:r>
      <w:r w:rsidRPr="002C015F">
        <w:rPr>
          <w:rStyle w:val="input-2"/>
          <w:rFonts w:eastAsia="楷体"/>
          <w:sz w:val="21"/>
          <w:szCs w:val="21"/>
        </w:rPr>
        <w:t>jango</w:t>
      </w:r>
      <w:r w:rsidRPr="002C015F">
        <w:rPr>
          <w:rStyle w:val="input-2"/>
          <w:rFonts w:eastAsia="楷体" w:hint="eastAsia"/>
          <w:sz w:val="21"/>
          <w:szCs w:val="21"/>
        </w:rPr>
        <w:t>，</w:t>
      </w:r>
      <w:r w:rsidRPr="002C015F">
        <w:rPr>
          <w:rStyle w:val="input-2"/>
          <w:rFonts w:eastAsia="楷体"/>
          <w:sz w:val="21"/>
          <w:szCs w:val="21"/>
        </w:rPr>
        <w:t>进行前后端分离开发</w:t>
      </w:r>
      <w:r w:rsidRPr="002C015F">
        <w:rPr>
          <w:rStyle w:val="input-2"/>
          <w:rFonts w:eastAsia="楷体" w:hint="eastAsia"/>
          <w:sz w:val="21"/>
          <w:szCs w:val="21"/>
        </w:rPr>
        <w:t>。本系统实现了客户报修，维修单分配，维修单更新跟踪，维修员请假等功能。</w:t>
      </w:r>
    </w:p>
    <w:p w:rsidR="003E0BB8" w:rsidRDefault="003E0BB8" w:rsidP="002C015F">
      <w:pPr>
        <w:ind w:firstLine="435"/>
        <w:rPr>
          <w:rStyle w:val="input-0"/>
          <w:rFonts w:eastAsia="楷体"/>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r w:rsidRPr="004630E3">
        <w:rPr>
          <w:rStyle w:val="input-2"/>
          <w:rFonts w:eastAsia="楷体" w:hint="eastAsia"/>
          <w:sz w:val="21"/>
          <w:szCs w:val="21"/>
        </w:rPr>
        <w:t>D</w:t>
      </w:r>
      <w:r w:rsidRPr="004630E3">
        <w:rPr>
          <w:rStyle w:val="input-2"/>
          <w:rFonts w:eastAsia="楷体"/>
          <w:sz w:val="21"/>
          <w:szCs w:val="21"/>
        </w:rPr>
        <w:t>jango</w:t>
      </w:r>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电脑维修</w:t>
      </w:r>
      <w:r w:rsidRPr="004630E3">
        <w:rPr>
          <w:rStyle w:val="input-2"/>
          <w:rFonts w:eastAsia="楷体" w:hint="eastAsia"/>
          <w:sz w:val="21"/>
          <w:szCs w:val="21"/>
        </w:rPr>
        <w:t>；管理系统；</w:t>
      </w:r>
    </w:p>
    <w:p w:rsidR="004630E3" w:rsidRDefault="004630E3"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3E0BB8" w:rsidRPr="004630E3" w:rsidRDefault="003E0BB8" w:rsidP="002C015F">
      <w:pPr>
        <w:jc w:val="center"/>
        <w:rPr>
          <w:rFonts w:asciiTheme="majorEastAsia" w:eastAsiaTheme="majorEastAsia" w:hAnsiTheme="majorEastAsia"/>
          <w:b/>
          <w:sz w:val="36"/>
          <w:szCs w:val="36"/>
        </w:rPr>
      </w:pPr>
      <w:r w:rsidRPr="004630E3">
        <w:rPr>
          <w:rFonts w:asciiTheme="majorEastAsia" w:eastAsiaTheme="majorEastAsia" w:hAnsiTheme="majorEastAsia"/>
          <w:b/>
          <w:sz w:val="36"/>
          <w:szCs w:val="36"/>
        </w:rPr>
        <w:lastRenderedPageBreak/>
        <w:t>Design and implementation of computer maintenance management system based on Django framework</w:t>
      </w:r>
    </w:p>
    <w:p w:rsidR="003E0BB8" w:rsidRDefault="003E0BB8" w:rsidP="002C015F">
      <w:pPr>
        <w:jc w:val="center"/>
        <w:rPr>
          <w:rFonts w:eastAsiaTheme="majorEastAsia"/>
          <w:b/>
          <w:sz w:val="36"/>
        </w:rPr>
      </w:pPr>
    </w:p>
    <w:p w:rsidR="003E0BB8" w:rsidRPr="004630E3" w:rsidRDefault="003379BD" w:rsidP="003379BD">
      <w:pPr>
        <w:jc w:val="center"/>
        <w:rPr>
          <w:rFonts w:eastAsia="楷体"/>
          <w:sz w:val="28"/>
          <w:szCs w:val="24"/>
        </w:rPr>
      </w:pPr>
      <w:r>
        <w:rPr>
          <w:rFonts w:eastAsia="楷体"/>
          <w:sz w:val="28"/>
          <w:szCs w:val="24"/>
        </w:rPr>
        <w:t xml:space="preserve">Specialty:  </w:t>
      </w:r>
      <w:r w:rsidRPr="003379BD">
        <w:rPr>
          <w:rFonts w:eastAsia="楷体"/>
          <w:sz w:val="28"/>
          <w:szCs w:val="24"/>
        </w:rPr>
        <w:t>Computer Science and Technology</w:t>
      </w:r>
    </w:p>
    <w:p w:rsidR="003E0BB8" w:rsidRDefault="003E0BB8" w:rsidP="002C015F">
      <w:pPr>
        <w:jc w:val="center"/>
        <w:rPr>
          <w:rFonts w:eastAsia="黑体"/>
          <w:sz w:val="24"/>
          <w:szCs w:val="24"/>
        </w:rPr>
      </w:pPr>
      <w:r>
        <w:rPr>
          <w:rFonts w:eastAsia="黑体"/>
          <w:sz w:val="24"/>
          <w:szCs w:val="24"/>
        </w:rPr>
        <w:t xml:space="preserve"> </w:t>
      </w:r>
    </w:p>
    <w:p w:rsidR="003E0BB8" w:rsidRDefault="003E0BB8" w:rsidP="002C015F">
      <w:pPr>
        <w:jc w:val="center"/>
        <w:rPr>
          <w:sz w:val="24"/>
          <w:szCs w:val="24"/>
        </w:rPr>
      </w:pPr>
      <w:r>
        <w:rPr>
          <w:rFonts w:eastAsia="楷体"/>
          <w:sz w:val="28"/>
          <w:szCs w:val="24"/>
        </w:rPr>
        <w:t>Student</w:t>
      </w:r>
      <w:r w:rsidR="003379BD">
        <w:rPr>
          <w:rFonts w:eastAsia="黑体"/>
          <w:sz w:val="24"/>
          <w:szCs w:val="24"/>
        </w:rPr>
        <w:t xml:space="preserve">:  Ke Linping   </w:t>
      </w:r>
      <w:r w:rsidR="003379BD" w:rsidRPr="003379BD">
        <w:rPr>
          <w:rFonts w:eastAsia="楷体"/>
          <w:sz w:val="28"/>
          <w:szCs w:val="24"/>
        </w:rPr>
        <w:t>Adviser</w:t>
      </w:r>
      <w:r w:rsidR="003379BD">
        <w:rPr>
          <w:rFonts w:eastAsia="黑体"/>
          <w:sz w:val="24"/>
          <w:szCs w:val="24"/>
        </w:rPr>
        <w:t>: Jiang Yuming</w:t>
      </w:r>
    </w:p>
    <w:p w:rsidR="003E0BB8" w:rsidRDefault="003E0BB8" w:rsidP="002C015F">
      <w:pPr>
        <w:rPr>
          <w:sz w:val="24"/>
          <w:szCs w:val="24"/>
        </w:rPr>
      </w:pP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Abstract</w:t>
      </w:r>
      <w:r>
        <w:rPr>
          <w:rFonts w:eastAsia="黑体"/>
          <w:b/>
          <w:sz w:val="28"/>
          <w:szCs w:val="28"/>
        </w:rPr>
        <w:t>]</w:t>
      </w:r>
      <w:r>
        <w:rPr>
          <w:sz w:val="24"/>
          <w:szCs w:val="24"/>
        </w:rPr>
        <w:t>：</w:t>
      </w:r>
      <w:r w:rsidRPr="004630E3">
        <w:rPr>
          <w:rStyle w:val="input-2"/>
          <w:rFonts w:eastAsia="楷体"/>
          <w:sz w:val="21"/>
          <w:szCs w:val="21"/>
        </w:rPr>
        <w:t>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can not communicate the problems in a timely and effective manner. Stores are also not easy to count and manage for repaired computers and employees. So in the Internet is extremely popular now, the market for the corresponding management system came into being.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 xml:space="preserve">Computer maintenance management system can be a good solution to the exchange of customers and technicians, but also to facilitate the company's maintenance personnel management. This computer maintenance system adopts the now popular B/S </w:t>
      </w:r>
      <w:proofErr w:type="gramStart"/>
      <w:r w:rsidRPr="004630E3">
        <w:rPr>
          <w:rStyle w:val="input-2"/>
          <w:rFonts w:eastAsia="楷体"/>
          <w:sz w:val="21"/>
          <w:szCs w:val="21"/>
        </w:rPr>
        <w:t>mode,</w:t>
      </w:r>
      <w:proofErr w:type="gramEnd"/>
      <w:r w:rsidRPr="004630E3">
        <w:rPr>
          <w:rStyle w:val="input-2"/>
          <w:rFonts w:eastAsia="楷体"/>
          <w:sz w:val="21"/>
          <w:szCs w:val="21"/>
        </w:rPr>
        <w:t xml:space="preserve"> the database adopts the more mature mysql database, the front end uses vue.js, and the back end uses Django, the front back end is developed separately from the front back end. The system realizes the functions of customer repair, repair order assignment, repair order update tracking, </w:t>
      </w:r>
      <w:proofErr w:type="gramStart"/>
      <w:r w:rsidRPr="004630E3">
        <w:rPr>
          <w:rStyle w:val="input-2"/>
          <w:rFonts w:eastAsia="楷体"/>
          <w:sz w:val="21"/>
          <w:szCs w:val="21"/>
        </w:rPr>
        <w:t>maintenance</w:t>
      </w:r>
      <w:proofErr w:type="gramEnd"/>
      <w:r w:rsidRPr="004630E3">
        <w:rPr>
          <w:rStyle w:val="input-2"/>
          <w:rFonts w:eastAsia="楷体"/>
          <w:sz w:val="21"/>
          <w:szCs w:val="21"/>
        </w:rPr>
        <w:t xml:space="preserve"> staff leave and so on. </w:t>
      </w: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Key words</w:t>
      </w:r>
      <w:r>
        <w:rPr>
          <w:rFonts w:eastAsia="黑体"/>
          <w:b/>
          <w:sz w:val="28"/>
          <w:szCs w:val="28"/>
        </w:rPr>
        <w:t>]</w:t>
      </w:r>
      <w:r>
        <w:rPr>
          <w:sz w:val="24"/>
          <w:szCs w:val="24"/>
        </w:rPr>
        <w:t>：</w:t>
      </w:r>
      <w:r w:rsidRPr="004630E3">
        <w:rPr>
          <w:rStyle w:val="input-2"/>
          <w:rFonts w:eastAsia="楷体" w:hint="eastAsia"/>
          <w:sz w:val="21"/>
          <w:szCs w:val="21"/>
        </w:rPr>
        <w:t>D</w:t>
      </w:r>
      <w:r w:rsidRPr="004630E3">
        <w:rPr>
          <w:rStyle w:val="input-2"/>
          <w:rFonts w:eastAsia="楷体"/>
          <w:sz w:val="21"/>
          <w:szCs w:val="21"/>
        </w:rPr>
        <w:t>jango</w:t>
      </w:r>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Computer repair</w:t>
      </w:r>
      <w:r w:rsidRPr="004630E3">
        <w:rPr>
          <w:rStyle w:val="input-2"/>
          <w:rFonts w:eastAsia="楷体" w:hint="eastAsia"/>
          <w:sz w:val="21"/>
          <w:szCs w:val="21"/>
        </w:rPr>
        <w:t>；</w:t>
      </w:r>
      <w:r w:rsidRPr="004630E3">
        <w:rPr>
          <w:rStyle w:val="input-2"/>
          <w:rFonts w:eastAsia="楷体"/>
          <w:sz w:val="21"/>
          <w:szCs w:val="21"/>
        </w:rPr>
        <w:t>Management system</w:t>
      </w:r>
      <w:r w:rsidRPr="004630E3">
        <w:rPr>
          <w:rStyle w:val="input-2"/>
          <w:rFonts w:eastAsia="楷体" w:hint="eastAsia"/>
          <w:sz w:val="21"/>
          <w:szCs w:val="21"/>
        </w:rPr>
        <w:t>；</w:t>
      </w:r>
    </w:p>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54FF6" w:rsidRDefault="00454FF6"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r>
        <w:rPr>
          <w:rFonts w:asciiTheme="majorEastAsia" w:eastAsiaTheme="majorEastAsia" w:hAnsiTheme="majorEastAsia"/>
          <w:b/>
          <w:sz w:val="30"/>
          <w:szCs w:val="30"/>
        </w:rPr>
        <w:lastRenderedPageBreak/>
        <w:t>目录</w:t>
      </w:r>
    </w:p>
    <w:p w:rsidR="001E32AA" w:rsidRDefault="001E32AA" w:rsidP="002C015F">
      <w:pPr>
        <w:jc w:val="center"/>
        <w:rPr>
          <w:rFonts w:asciiTheme="majorEastAsia" w:eastAsiaTheme="majorEastAsia" w:hAnsiTheme="majorEastAsia"/>
          <w:b/>
          <w:sz w:val="30"/>
          <w:szCs w:val="30"/>
        </w:rPr>
      </w:pPr>
    </w:p>
    <w:p w:rsidR="00DD340A" w:rsidRDefault="00223F15">
      <w:pPr>
        <w:pStyle w:val="10"/>
        <w:tabs>
          <w:tab w:val="right" w:leader="dot" w:pos="9344"/>
        </w:tabs>
        <w:rPr>
          <w:rFonts w:asciiTheme="minorHAnsi" w:eastAsiaTheme="minorEastAsia" w:hAnsiTheme="minorHAnsi" w:cstheme="minorBidi"/>
          <w:noProof/>
          <w:szCs w:val="22"/>
        </w:rPr>
      </w:pPr>
      <w:r w:rsidRPr="00223F15">
        <w:rPr>
          <w:rFonts w:asciiTheme="majorEastAsia" w:eastAsiaTheme="majorEastAsia" w:hAnsiTheme="majorEastAsia"/>
          <w:b/>
          <w:sz w:val="30"/>
          <w:szCs w:val="30"/>
        </w:rPr>
        <w:fldChar w:fldCharType="begin"/>
      </w:r>
      <w:r w:rsidR="00DD340A">
        <w:rPr>
          <w:rFonts w:asciiTheme="majorEastAsia" w:eastAsiaTheme="majorEastAsia" w:hAnsiTheme="majorEastAsia"/>
          <w:b/>
          <w:sz w:val="30"/>
          <w:szCs w:val="30"/>
        </w:rPr>
        <w:instrText xml:space="preserve"> </w:instrText>
      </w:r>
      <w:r w:rsidR="00DD340A">
        <w:rPr>
          <w:rFonts w:asciiTheme="majorEastAsia" w:eastAsiaTheme="majorEastAsia" w:hAnsiTheme="majorEastAsia" w:hint="eastAsia"/>
          <w:b/>
          <w:sz w:val="30"/>
          <w:szCs w:val="30"/>
        </w:rPr>
        <w:instrText>TOC \o "3-3" \h \z \u \t "标题 1,2,标题 2,3,标题,1"</w:instrText>
      </w:r>
      <w:r w:rsidR="00DD340A">
        <w:rPr>
          <w:rFonts w:asciiTheme="majorEastAsia" w:eastAsiaTheme="majorEastAsia" w:hAnsiTheme="majorEastAsia"/>
          <w:b/>
          <w:sz w:val="30"/>
          <w:szCs w:val="30"/>
        </w:rPr>
        <w:instrText xml:space="preserve"> </w:instrText>
      </w:r>
      <w:r w:rsidRPr="00223F15">
        <w:rPr>
          <w:rFonts w:asciiTheme="majorEastAsia" w:eastAsiaTheme="majorEastAsia" w:hAnsiTheme="majorEastAsia"/>
          <w:b/>
          <w:sz w:val="30"/>
          <w:szCs w:val="30"/>
        </w:rPr>
        <w:fldChar w:fldCharType="separate"/>
      </w:r>
      <w:hyperlink w:anchor="_Toc38196286" w:history="1">
        <w:r w:rsidR="00DD340A" w:rsidRPr="00F65B58">
          <w:rPr>
            <w:rStyle w:val="ab"/>
            <w:rFonts w:hint="eastAsia"/>
            <w:noProof/>
          </w:rPr>
          <w:t>绪论</w:t>
        </w:r>
        <w:r w:rsidR="00DD340A">
          <w:rPr>
            <w:noProof/>
            <w:webHidden/>
          </w:rPr>
          <w:tab/>
        </w:r>
        <w:r>
          <w:rPr>
            <w:noProof/>
            <w:webHidden/>
          </w:rPr>
          <w:fldChar w:fldCharType="begin"/>
        </w:r>
        <w:r w:rsidR="00DD340A">
          <w:rPr>
            <w:noProof/>
            <w:webHidden/>
          </w:rPr>
          <w:instrText xml:space="preserve"> PAGEREF _Toc38196286 \h </w:instrText>
        </w:r>
        <w:r>
          <w:rPr>
            <w:noProof/>
            <w:webHidden/>
          </w:rPr>
        </w:r>
        <w:r>
          <w:rPr>
            <w:noProof/>
            <w:webHidden/>
          </w:rPr>
          <w:fldChar w:fldCharType="separate"/>
        </w:r>
        <w:r w:rsidR="00DD340A">
          <w:rPr>
            <w:noProof/>
            <w:webHidden/>
          </w:rPr>
          <w:t>6</w:t>
        </w:r>
        <w:r>
          <w:rPr>
            <w:noProof/>
            <w:webHidden/>
          </w:rPr>
          <w:fldChar w:fldCharType="end"/>
        </w:r>
      </w:hyperlink>
    </w:p>
    <w:p w:rsidR="00DD340A" w:rsidRDefault="00223F15">
      <w:pPr>
        <w:pStyle w:val="10"/>
        <w:tabs>
          <w:tab w:val="right" w:leader="dot" w:pos="9344"/>
        </w:tabs>
        <w:rPr>
          <w:rFonts w:asciiTheme="minorHAnsi" w:eastAsiaTheme="minorEastAsia" w:hAnsiTheme="minorHAnsi" w:cstheme="minorBidi"/>
          <w:noProof/>
          <w:szCs w:val="22"/>
        </w:rPr>
      </w:pPr>
      <w:hyperlink w:anchor="_Toc38196287" w:history="1">
        <w:r w:rsidR="00DD340A" w:rsidRPr="00F65B58">
          <w:rPr>
            <w:rStyle w:val="ab"/>
            <w:rFonts w:hint="eastAsia"/>
            <w:noProof/>
          </w:rPr>
          <w:t>第一章</w:t>
        </w:r>
        <w:r w:rsidR="00DD340A" w:rsidRPr="00F65B58">
          <w:rPr>
            <w:rStyle w:val="ab"/>
            <w:noProof/>
          </w:rPr>
          <w:t xml:space="preserve"> Django Web</w:t>
        </w:r>
        <w:r w:rsidR="00DD340A" w:rsidRPr="00F65B58">
          <w:rPr>
            <w:rStyle w:val="ab"/>
            <w:rFonts w:hint="eastAsia"/>
            <w:noProof/>
          </w:rPr>
          <w:t>框架技术介绍</w:t>
        </w:r>
        <w:r w:rsidR="00DD340A">
          <w:rPr>
            <w:noProof/>
            <w:webHidden/>
          </w:rPr>
          <w:tab/>
        </w:r>
        <w:r>
          <w:rPr>
            <w:noProof/>
            <w:webHidden/>
          </w:rPr>
          <w:fldChar w:fldCharType="begin"/>
        </w:r>
        <w:r w:rsidR="00DD340A">
          <w:rPr>
            <w:noProof/>
            <w:webHidden/>
          </w:rPr>
          <w:instrText xml:space="preserve"> PAGEREF _Toc38196287 \h </w:instrText>
        </w:r>
        <w:r>
          <w:rPr>
            <w:noProof/>
            <w:webHidden/>
          </w:rPr>
        </w:r>
        <w:r>
          <w:rPr>
            <w:noProof/>
            <w:webHidden/>
          </w:rPr>
          <w:fldChar w:fldCharType="separate"/>
        </w:r>
        <w:r w:rsidR="00DD340A">
          <w:rPr>
            <w:noProof/>
            <w:webHidden/>
          </w:rPr>
          <w:t>7</w:t>
        </w:r>
        <w:r>
          <w:rPr>
            <w:noProof/>
            <w:webHidden/>
          </w:rPr>
          <w:fldChar w:fldCharType="end"/>
        </w:r>
      </w:hyperlink>
    </w:p>
    <w:p w:rsidR="00DD340A" w:rsidRDefault="00223F15">
      <w:pPr>
        <w:pStyle w:val="20"/>
        <w:tabs>
          <w:tab w:val="right" w:leader="dot" w:pos="9344"/>
        </w:tabs>
        <w:rPr>
          <w:noProof/>
        </w:rPr>
      </w:pPr>
      <w:hyperlink w:anchor="_Toc38196288" w:history="1">
        <w:r w:rsidR="00DD340A" w:rsidRPr="00F65B58">
          <w:rPr>
            <w:rStyle w:val="ab"/>
            <w:noProof/>
          </w:rPr>
          <w:t xml:space="preserve">1.1 </w:t>
        </w:r>
        <w:r w:rsidR="00DD340A" w:rsidRPr="00F65B58">
          <w:rPr>
            <w:rStyle w:val="ab"/>
            <w:rFonts w:hint="eastAsia"/>
            <w:noProof/>
          </w:rPr>
          <w:t>系统</w:t>
        </w:r>
        <w:r w:rsidR="00DD340A" w:rsidRPr="00F65B58">
          <w:rPr>
            <w:rStyle w:val="ab"/>
            <w:noProof/>
          </w:rPr>
          <w:t>Web</w:t>
        </w:r>
        <w:r w:rsidR="00DD340A" w:rsidRPr="00F65B58">
          <w:rPr>
            <w:rStyle w:val="ab"/>
            <w:rFonts w:hint="eastAsia"/>
            <w:noProof/>
          </w:rPr>
          <w:t>前端技术</w:t>
        </w:r>
        <w:r w:rsidR="00DD340A">
          <w:rPr>
            <w:noProof/>
            <w:webHidden/>
          </w:rPr>
          <w:tab/>
        </w:r>
        <w:r>
          <w:rPr>
            <w:noProof/>
            <w:webHidden/>
          </w:rPr>
          <w:fldChar w:fldCharType="begin"/>
        </w:r>
        <w:r w:rsidR="00DD340A">
          <w:rPr>
            <w:noProof/>
            <w:webHidden/>
          </w:rPr>
          <w:instrText xml:space="preserve"> PAGEREF _Toc38196288 \h </w:instrText>
        </w:r>
        <w:r>
          <w:rPr>
            <w:noProof/>
            <w:webHidden/>
          </w:rPr>
        </w:r>
        <w:r>
          <w:rPr>
            <w:noProof/>
            <w:webHidden/>
          </w:rPr>
          <w:fldChar w:fldCharType="separate"/>
        </w:r>
        <w:r w:rsidR="00DD340A">
          <w:rPr>
            <w:noProof/>
            <w:webHidden/>
          </w:rPr>
          <w:t>7</w:t>
        </w:r>
        <w:r>
          <w:rPr>
            <w:noProof/>
            <w:webHidden/>
          </w:rPr>
          <w:fldChar w:fldCharType="end"/>
        </w:r>
      </w:hyperlink>
    </w:p>
    <w:p w:rsidR="00DD340A" w:rsidRDefault="00223F15">
      <w:pPr>
        <w:pStyle w:val="20"/>
        <w:tabs>
          <w:tab w:val="right" w:leader="dot" w:pos="9344"/>
        </w:tabs>
        <w:rPr>
          <w:noProof/>
        </w:rPr>
      </w:pPr>
      <w:hyperlink w:anchor="_Toc38196289" w:history="1">
        <w:r w:rsidR="00DD340A" w:rsidRPr="00F65B58">
          <w:rPr>
            <w:rStyle w:val="ab"/>
            <w:noProof/>
          </w:rPr>
          <w:t xml:space="preserve">1.2 </w:t>
        </w:r>
        <w:r w:rsidR="00DD340A" w:rsidRPr="00F65B58">
          <w:rPr>
            <w:rStyle w:val="ab"/>
            <w:rFonts w:hint="eastAsia"/>
            <w:noProof/>
          </w:rPr>
          <w:t>系统</w:t>
        </w:r>
        <w:r w:rsidR="00DD340A" w:rsidRPr="00F65B58">
          <w:rPr>
            <w:rStyle w:val="ab"/>
            <w:noProof/>
          </w:rPr>
          <w:t>Web</w:t>
        </w:r>
        <w:r w:rsidR="00DD340A" w:rsidRPr="00F65B58">
          <w:rPr>
            <w:rStyle w:val="ab"/>
            <w:rFonts w:hint="eastAsia"/>
            <w:noProof/>
          </w:rPr>
          <w:t>后端技术</w:t>
        </w:r>
        <w:r w:rsidR="00DD340A">
          <w:rPr>
            <w:noProof/>
            <w:webHidden/>
          </w:rPr>
          <w:tab/>
        </w:r>
        <w:r>
          <w:rPr>
            <w:noProof/>
            <w:webHidden/>
          </w:rPr>
          <w:fldChar w:fldCharType="begin"/>
        </w:r>
        <w:r w:rsidR="00DD340A">
          <w:rPr>
            <w:noProof/>
            <w:webHidden/>
          </w:rPr>
          <w:instrText xml:space="preserve"> PAGEREF _Toc38196289 \h </w:instrText>
        </w:r>
        <w:r>
          <w:rPr>
            <w:noProof/>
            <w:webHidden/>
          </w:rPr>
        </w:r>
        <w:r>
          <w:rPr>
            <w:noProof/>
            <w:webHidden/>
          </w:rPr>
          <w:fldChar w:fldCharType="separate"/>
        </w:r>
        <w:r w:rsidR="00DD340A">
          <w:rPr>
            <w:noProof/>
            <w:webHidden/>
          </w:rPr>
          <w:t>7</w:t>
        </w:r>
        <w:r>
          <w:rPr>
            <w:noProof/>
            <w:webHidden/>
          </w:rPr>
          <w:fldChar w:fldCharType="end"/>
        </w:r>
      </w:hyperlink>
    </w:p>
    <w:p w:rsidR="00DD340A" w:rsidRDefault="00223F15">
      <w:pPr>
        <w:pStyle w:val="20"/>
        <w:tabs>
          <w:tab w:val="right" w:leader="dot" w:pos="9344"/>
        </w:tabs>
        <w:rPr>
          <w:noProof/>
        </w:rPr>
      </w:pPr>
      <w:hyperlink w:anchor="_Toc38196290" w:history="1">
        <w:r w:rsidR="00DD340A" w:rsidRPr="00F65B58">
          <w:rPr>
            <w:rStyle w:val="ab"/>
            <w:noProof/>
          </w:rPr>
          <w:t xml:space="preserve">1.3 </w:t>
        </w:r>
        <w:r w:rsidR="00DD340A" w:rsidRPr="00F65B58">
          <w:rPr>
            <w:rStyle w:val="ab"/>
            <w:rFonts w:hint="eastAsia"/>
            <w:noProof/>
          </w:rPr>
          <w:t>系统数据库技术</w:t>
        </w:r>
        <w:r w:rsidR="00DD340A">
          <w:rPr>
            <w:noProof/>
            <w:webHidden/>
          </w:rPr>
          <w:tab/>
        </w:r>
        <w:r>
          <w:rPr>
            <w:noProof/>
            <w:webHidden/>
          </w:rPr>
          <w:fldChar w:fldCharType="begin"/>
        </w:r>
        <w:r w:rsidR="00DD340A">
          <w:rPr>
            <w:noProof/>
            <w:webHidden/>
          </w:rPr>
          <w:instrText xml:space="preserve"> PAGEREF _Toc38196290 \h </w:instrText>
        </w:r>
        <w:r>
          <w:rPr>
            <w:noProof/>
            <w:webHidden/>
          </w:rPr>
        </w:r>
        <w:r>
          <w:rPr>
            <w:noProof/>
            <w:webHidden/>
          </w:rPr>
          <w:fldChar w:fldCharType="separate"/>
        </w:r>
        <w:r w:rsidR="00DD340A">
          <w:rPr>
            <w:noProof/>
            <w:webHidden/>
          </w:rPr>
          <w:t>8</w:t>
        </w:r>
        <w:r>
          <w:rPr>
            <w:noProof/>
            <w:webHidden/>
          </w:rPr>
          <w:fldChar w:fldCharType="end"/>
        </w:r>
      </w:hyperlink>
    </w:p>
    <w:p w:rsidR="00DD340A" w:rsidRDefault="00223F15">
      <w:pPr>
        <w:pStyle w:val="10"/>
        <w:tabs>
          <w:tab w:val="right" w:leader="dot" w:pos="9344"/>
        </w:tabs>
        <w:rPr>
          <w:rFonts w:asciiTheme="minorHAnsi" w:eastAsiaTheme="minorEastAsia" w:hAnsiTheme="minorHAnsi" w:cstheme="minorBidi"/>
          <w:noProof/>
          <w:szCs w:val="22"/>
        </w:rPr>
      </w:pPr>
      <w:hyperlink w:anchor="_Toc38196291" w:history="1">
        <w:r w:rsidR="00DD340A" w:rsidRPr="00F65B58">
          <w:rPr>
            <w:rStyle w:val="ab"/>
            <w:rFonts w:hint="eastAsia"/>
            <w:noProof/>
          </w:rPr>
          <w:t>第二章</w:t>
        </w:r>
        <w:r w:rsidR="00DD340A" w:rsidRPr="00F65B58">
          <w:rPr>
            <w:rStyle w:val="ab"/>
            <w:noProof/>
          </w:rPr>
          <w:t xml:space="preserve"> </w:t>
        </w:r>
        <w:r w:rsidR="00DD340A" w:rsidRPr="00F65B58">
          <w:rPr>
            <w:rStyle w:val="ab"/>
            <w:rFonts w:hint="eastAsia"/>
            <w:noProof/>
          </w:rPr>
          <w:t>需求分析</w:t>
        </w:r>
        <w:r w:rsidR="00DD340A">
          <w:rPr>
            <w:noProof/>
            <w:webHidden/>
          </w:rPr>
          <w:tab/>
        </w:r>
        <w:r>
          <w:rPr>
            <w:noProof/>
            <w:webHidden/>
          </w:rPr>
          <w:fldChar w:fldCharType="begin"/>
        </w:r>
        <w:r w:rsidR="00DD340A">
          <w:rPr>
            <w:noProof/>
            <w:webHidden/>
          </w:rPr>
          <w:instrText xml:space="preserve"> PAGEREF _Toc38196291 \h </w:instrText>
        </w:r>
        <w:r>
          <w:rPr>
            <w:noProof/>
            <w:webHidden/>
          </w:rPr>
        </w:r>
        <w:r>
          <w:rPr>
            <w:noProof/>
            <w:webHidden/>
          </w:rPr>
          <w:fldChar w:fldCharType="separate"/>
        </w:r>
        <w:r w:rsidR="00DD340A">
          <w:rPr>
            <w:noProof/>
            <w:webHidden/>
          </w:rPr>
          <w:t>8</w:t>
        </w:r>
        <w:r>
          <w:rPr>
            <w:noProof/>
            <w:webHidden/>
          </w:rPr>
          <w:fldChar w:fldCharType="end"/>
        </w:r>
      </w:hyperlink>
    </w:p>
    <w:p w:rsidR="00DD340A" w:rsidRDefault="00223F15">
      <w:pPr>
        <w:pStyle w:val="20"/>
        <w:tabs>
          <w:tab w:val="right" w:leader="dot" w:pos="9344"/>
        </w:tabs>
        <w:rPr>
          <w:noProof/>
        </w:rPr>
      </w:pPr>
      <w:hyperlink w:anchor="_Toc38196292" w:history="1">
        <w:r w:rsidR="00DD340A" w:rsidRPr="00F65B58">
          <w:rPr>
            <w:rStyle w:val="ab"/>
            <w:noProof/>
          </w:rPr>
          <w:t xml:space="preserve">2.1 </w:t>
        </w:r>
        <w:r w:rsidR="00DD340A" w:rsidRPr="00F65B58">
          <w:rPr>
            <w:rStyle w:val="ab"/>
            <w:rFonts w:hint="eastAsia"/>
            <w:noProof/>
          </w:rPr>
          <w:t>系统可行性分析</w:t>
        </w:r>
        <w:r w:rsidR="00DD340A">
          <w:rPr>
            <w:noProof/>
            <w:webHidden/>
          </w:rPr>
          <w:tab/>
        </w:r>
        <w:r>
          <w:rPr>
            <w:noProof/>
            <w:webHidden/>
          </w:rPr>
          <w:fldChar w:fldCharType="begin"/>
        </w:r>
        <w:r w:rsidR="00DD340A">
          <w:rPr>
            <w:noProof/>
            <w:webHidden/>
          </w:rPr>
          <w:instrText xml:space="preserve"> PAGEREF _Toc38196292 \h </w:instrText>
        </w:r>
        <w:r>
          <w:rPr>
            <w:noProof/>
            <w:webHidden/>
          </w:rPr>
        </w:r>
        <w:r>
          <w:rPr>
            <w:noProof/>
            <w:webHidden/>
          </w:rPr>
          <w:fldChar w:fldCharType="separate"/>
        </w:r>
        <w:r w:rsidR="00DD340A">
          <w:rPr>
            <w:noProof/>
            <w:webHidden/>
          </w:rPr>
          <w:t>8</w:t>
        </w:r>
        <w:r>
          <w:rPr>
            <w:noProof/>
            <w:webHidden/>
          </w:rPr>
          <w:fldChar w:fldCharType="end"/>
        </w:r>
      </w:hyperlink>
    </w:p>
    <w:p w:rsidR="00DD340A" w:rsidRDefault="00223F15">
      <w:pPr>
        <w:pStyle w:val="20"/>
        <w:tabs>
          <w:tab w:val="right" w:leader="dot" w:pos="9344"/>
        </w:tabs>
        <w:rPr>
          <w:noProof/>
        </w:rPr>
      </w:pPr>
      <w:hyperlink w:anchor="_Toc38196293" w:history="1">
        <w:r w:rsidR="00DD340A" w:rsidRPr="00F65B58">
          <w:rPr>
            <w:rStyle w:val="ab"/>
            <w:noProof/>
          </w:rPr>
          <w:t xml:space="preserve">2.2 </w:t>
        </w:r>
        <w:r w:rsidR="00DD340A" w:rsidRPr="00F65B58">
          <w:rPr>
            <w:rStyle w:val="ab"/>
            <w:rFonts w:hint="eastAsia"/>
            <w:noProof/>
          </w:rPr>
          <w:t>系统总体功能需求分析</w:t>
        </w:r>
        <w:r w:rsidR="00DD340A">
          <w:rPr>
            <w:noProof/>
            <w:webHidden/>
          </w:rPr>
          <w:tab/>
        </w:r>
        <w:r>
          <w:rPr>
            <w:noProof/>
            <w:webHidden/>
          </w:rPr>
          <w:fldChar w:fldCharType="begin"/>
        </w:r>
        <w:r w:rsidR="00DD340A">
          <w:rPr>
            <w:noProof/>
            <w:webHidden/>
          </w:rPr>
          <w:instrText xml:space="preserve"> PAGEREF _Toc38196293 \h </w:instrText>
        </w:r>
        <w:r>
          <w:rPr>
            <w:noProof/>
            <w:webHidden/>
          </w:rPr>
        </w:r>
        <w:r>
          <w:rPr>
            <w:noProof/>
            <w:webHidden/>
          </w:rPr>
          <w:fldChar w:fldCharType="separate"/>
        </w:r>
        <w:r w:rsidR="00DD340A">
          <w:rPr>
            <w:noProof/>
            <w:webHidden/>
          </w:rPr>
          <w:t>8</w:t>
        </w:r>
        <w:r>
          <w:rPr>
            <w:noProof/>
            <w:webHidden/>
          </w:rPr>
          <w:fldChar w:fldCharType="end"/>
        </w:r>
      </w:hyperlink>
    </w:p>
    <w:p w:rsidR="00DD340A" w:rsidRDefault="00223F15">
      <w:pPr>
        <w:pStyle w:val="20"/>
        <w:tabs>
          <w:tab w:val="right" w:leader="dot" w:pos="9344"/>
        </w:tabs>
        <w:rPr>
          <w:noProof/>
        </w:rPr>
      </w:pPr>
      <w:hyperlink w:anchor="_Toc38196294" w:history="1">
        <w:r w:rsidR="00DD340A" w:rsidRPr="00F65B58">
          <w:rPr>
            <w:rStyle w:val="ab"/>
            <w:noProof/>
          </w:rPr>
          <w:t xml:space="preserve">2.3 </w:t>
        </w:r>
        <w:r w:rsidR="00DD340A" w:rsidRPr="00F65B58">
          <w:rPr>
            <w:rStyle w:val="ab"/>
            <w:rFonts w:hint="eastAsia"/>
            <w:noProof/>
          </w:rPr>
          <w:t>系统具体用例需求分析</w:t>
        </w:r>
        <w:r w:rsidR="00DD340A">
          <w:rPr>
            <w:noProof/>
            <w:webHidden/>
          </w:rPr>
          <w:tab/>
        </w:r>
        <w:r>
          <w:rPr>
            <w:noProof/>
            <w:webHidden/>
          </w:rPr>
          <w:fldChar w:fldCharType="begin"/>
        </w:r>
        <w:r w:rsidR="00DD340A">
          <w:rPr>
            <w:noProof/>
            <w:webHidden/>
          </w:rPr>
          <w:instrText xml:space="preserve"> PAGEREF _Toc38196294 \h </w:instrText>
        </w:r>
        <w:r>
          <w:rPr>
            <w:noProof/>
            <w:webHidden/>
          </w:rPr>
        </w:r>
        <w:r>
          <w:rPr>
            <w:noProof/>
            <w:webHidden/>
          </w:rPr>
          <w:fldChar w:fldCharType="separate"/>
        </w:r>
        <w:r w:rsidR="00DD340A">
          <w:rPr>
            <w:noProof/>
            <w:webHidden/>
          </w:rPr>
          <w:t>9</w:t>
        </w:r>
        <w:r>
          <w:rPr>
            <w:noProof/>
            <w:webHidden/>
          </w:rPr>
          <w:fldChar w:fldCharType="end"/>
        </w:r>
      </w:hyperlink>
    </w:p>
    <w:p w:rsidR="00DD340A" w:rsidRDefault="00223F15">
      <w:pPr>
        <w:pStyle w:val="20"/>
        <w:tabs>
          <w:tab w:val="right" w:leader="dot" w:pos="9344"/>
        </w:tabs>
        <w:rPr>
          <w:noProof/>
        </w:rPr>
      </w:pPr>
      <w:hyperlink w:anchor="_Toc38196295" w:history="1">
        <w:r w:rsidR="00DD340A" w:rsidRPr="00F65B58">
          <w:rPr>
            <w:rStyle w:val="ab"/>
            <w:noProof/>
          </w:rPr>
          <w:t xml:space="preserve">2.4 </w:t>
        </w:r>
        <w:r w:rsidR="00DD340A" w:rsidRPr="00F65B58">
          <w:rPr>
            <w:rStyle w:val="ab"/>
            <w:rFonts w:hint="eastAsia"/>
            <w:noProof/>
          </w:rPr>
          <w:t>本章小结</w:t>
        </w:r>
        <w:r w:rsidR="00DD340A">
          <w:rPr>
            <w:noProof/>
            <w:webHidden/>
          </w:rPr>
          <w:tab/>
        </w:r>
        <w:r>
          <w:rPr>
            <w:noProof/>
            <w:webHidden/>
          </w:rPr>
          <w:fldChar w:fldCharType="begin"/>
        </w:r>
        <w:r w:rsidR="00DD340A">
          <w:rPr>
            <w:noProof/>
            <w:webHidden/>
          </w:rPr>
          <w:instrText xml:space="preserve"> PAGEREF _Toc38196295 \h </w:instrText>
        </w:r>
        <w:r>
          <w:rPr>
            <w:noProof/>
            <w:webHidden/>
          </w:rPr>
        </w:r>
        <w:r>
          <w:rPr>
            <w:noProof/>
            <w:webHidden/>
          </w:rPr>
          <w:fldChar w:fldCharType="separate"/>
        </w:r>
        <w:r w:rsidR="00DD340A">
          <w:rPr>
            <w:noProof/>
            <w:webHidden/>
          </w:rPr>
          <w:t>11</w:t>
        </w:r>
        <w:r>
          <w:rPr>
            <w:noProof/>
            <w:webHidden/>
          </w:rPr>
          <w:fldChar w:fldCharType="end"/>
        </w:r>
      </w:hyperlink>
    </w:p>
    <w:p w:rsidR="00DD340A" w:rsidRDefault="00223F15">
      <w:pPr>
        <w:pStyle w:val="10"/>
        <w:tabs>
          <w:tab w:val="right" w:leader="dot" w:pos="9344"/>
        </w:tabs>
        <w:rPr>
          <w:rFonts w:asciiTheme="minorHAnsi" w:eastAsiaTheme="minorEastAsia" w:hAnsiTheme="minorHAnsi" w:cstheme="minorBidi"/>
          <w:noProof/>
          <w:szCs w:val="22"/>
        </w:rPr>
      </w:pPr>
      <w:hyperlink w:anchor="_Toc38196296" w:history="1">
        <w:r w:rsidR="00DD340A" w:rsidRPr="00F65B58">
          <w:rPr>
            <w:rStyle w:val="ab"/>
            <w:rFonts w:hint="eastAsia"/>
            <w:noProof/>
          </w:rPr>
          <w:t>第三章</w:t>
        </w:r>
        <w:r w:rsidR="00DD340A" w:rsidRPr="00F65B58">
          <w:rPr>
            <w:rStyle w:val="ab"/>
            <w:noProof/>
          </w:rPr>
          <w:t xml:space="preserve"> </w:t>
        </w:r>
        <w:r w:rsidR="00DD340A" w:rsidRPr="00F65B58">
          <w:rPr>
            <w:rStyle w:val="ab"/>
            <w:rFonts w:hint="eastAsia"/>
            <w:noProof/>
          </w:rPr>
          <w:t>系统架构设计</w:t>
        </w:r>
        <w:r w:rsidR="00DD340A">
          <w:rPr>
            <w:noProof/>
            <w:webHidden/>
          </w:rPr>
          <w:tab/>
        </w:r>
        <w:r>
          <w:rPr>
            <w:noProof/>
            <w:webHidden/>
          </w:rPr>
          <w:fldChar w:fldCharType="begin"/>
        </w:r>
        <w:r w:rsidR="00DD340A">
          <w:rPr>
            <w:noProof/>
            <w:webHidden/>
          </w:rPr>
          <w:instrText xml:space="preserve"> PAGEREF _Toc38196296 \h </w:instrText>
        </w:r>
        <w:r>
          <w:rPr>
            <w:noProof/>
            <w:webHidden/>
          </w:rPr>
        </w:r>
        <w:r>
          <w:rPr>
            <w:noProof/>
            <w:webHidden/>
          </w:rPr>
          <w:fldChar w:fldCharType="separate"/>
        </w:r>
        <w:r w:rsidR="00DD340A">
          <w:rPr>
            <w:noProof/>
            <w:webHidden/>
          </w:rPr>
          <w:t>12</w:t>
        </w:r>
        <w:r>
          <w:rPr>
            <w:noProof/>
            <w:webHidden/>
          </w:rPr>
          <w:fldChar w:fldCharType="end"/>
        </w:r>
      </w:hyperlink>
    </w:p>
    <w:p w:rsidR="00DD340A" w:rsidRDefault="00223F15">
      <w:pPr>
        <w:pStyle w:val="20"/>
        <w:tabs>
          <w:tab w:val="right" w:leader="dot" w:pos="9344"/>
        </w:tabs>
        <w:rPr>
          <w:noProof/>
        </w:rPr>
      </w:pPr>
      <w:hyperlink w:anchor="_Toc38196297" w:history="1">
        <w:r w:rsidR="00DD340A" w:rsidRPr="00F65B58">
          <w:rPr>
            <w:rStyle w:val="ab"/>
            <w:noProof/>
          </w:rPr>
          <w:t xml:space="preserve">3.1 </w:t>
        </w:r>
        <w:r w:rsidR="00DD340A" w:rsidRPr="00F65B58">
          <w:rPr>
            <w:rStyle w:val="ab"/>
            <w:rFonts w:hint="eastAsia"/>
            <w:noProof/>
          </w:rPr>
          <w:t>系统软件架构设计</w:t>
        </w:r>
        <w:r w:rsidR="00DD340A">
          <w:rPr>
            <w:noProof/>
            <w:webHidden/>
          </w:rPr>
          <w:tab/>
        </w:r>
        <w:r>
          <w:rPr>
            <w:noProof/>
            <w:webHidden/>
          </w:rPr>
          <w:fldChar w:fldCharType="begin"/>
        </w:r>
        <w:r w:rsidR="00DD340A">
          <w:rPr>
            <w:noProof/>
            <w:webHidden/>
          </w:rPr>
          <w:instrText xml:space="preserve"> PAGEREF _Toc38196297 \h </w:instrText>
        </w:r>
        <w:r>
          <w:rPr>
            <w:noProof/>
            <w:webHidden/>
          </w:rPr>
        </w:r>
        <w:r>
          <w:rPr>
            <w:noProof/>
            <w:webHidden/>
          </w:rPr>
          <w:fldChar w:fldCharType="separate"/>
        </w:r>
        <w:r w:rsidR="00DD340A">
          <w:rPr>
            <w:noProof/>
            <w:webHidden/>
          </w:rPr>
          <w:t>12</w:t>
        </w:r>
        <w:r>
          <w:rPr>
            <w:noProof/>
            <w:webHidden/>
          </w:rPr>
          <w:fldChar w:fldCharType="end"/>
        </w:r>
      </w:hyperlink>
    </w:p>
    <w:p w:rsidR="00DD340A" w:rsidRDefault="00223F15">
      <w:pPr>
        <w:pStyle w:val="20"/>
        <w:tabs>
          <w:tab w:val="right" w:leader="dot" w:pos="9344"/>
        </w:tabs>
        <w:rPr>
          <w:noProof/>
        </w:rPr>
      </w:pPr>
      <w:hyperlink w:anchor="_Toc38196298" w:history="1">
        <w:r w:rsidR="00DD340A" w:rsidRPr="00F65B58">
          <w:rPr>
            <w:rStyle w:val="ab"/>
            <w:noProof/>
          </w:rPr>
          <w:t xml:space="preserve">3.2 </w:t>
        </w:r>
        <w:r w:rsidR="00DD340A" w:rsidRPr="00F65B58">
          <w:rPr>
            <w:rStyle w:val="ab"/>
            <w:rFonts w:hint="eastAsia"/>
            <w:noProof/>
          </w:rPr>
          <w:t>系统技术架构设计</w:t>
        </w:r>
        <w:r w:rsidR="00DD340A">
          <w:rPr>
            <w:noProof/>
            <w:webHidden/>
          </w:rPr>
          <w:tab/>
        </w:r>
        <w:r>
          <w:rPr>
            <w:noProof/>
            <w:webHidden/>
          </w:rPr>
          <w:fldChar w:fldCharType="begin"/>
        </w:r>
        <w:r w:rsidR="00DD340A">
          <w:rPr>
            <w:noProof/>
            <w:webHidden/>
          </w:rPr>
          <w:instrText xml:space="preserve"> PAGEREF _Toc38196298 \h </w:instrText>
        </w:r>
        <w:r>
          <w:rPr>
            <w:noProof/>
            <w:webHidden/>
          </w:rPr>
        </w:r>
        <w:r>
          <w:rPr>
            <w:noProof/>
            <w:webHidden/>
          </w:rPr>
          <w:fldChar w:fldCharType="separate"/>
        </w:r>
        <w:r w:rsidR="00DD340A">
          <w:rPr>
            <w:noProof/>
            <w:webHidden/>
          </w:rPr>
          <w:t>13</w:t>
        </w:r>
        <w:r>
          <w:rPr>
            <w:noProof/>
            <w:webHidden/>
          </w:rPr>
          <w:fldChar w:fldCharType="end"/>
        </w:r>
      </w:hyperlink>
    </w:p>
    <w:p w:rsidR="00DD340A" w:rsidRDefault="00223F15">
      <w:pPr>
        <w:pStyle w:val="20"/>
        <w:tabs>
          <w:tab w:val="right" w:leader="dot" w:pos="9344"/>
        </w:tabs>
        <w:rPr>
          <w:noProof/>
        </w:rPr>
      </w:pPr>
      <w:hyperlink w:anchor="_Toc38196299" w:history="1">
        <w:r w:rsidR="00DD340A" w:rsidRPr="00F65B58">
          <w:rPr>
            <w:rStyle w:val="ab"/>
            <w:noProof/>
          </w:rPr>
          <w:t xml:space="preserve">3.3 </w:t>
        </w:r>
        <w:r w:rsidR="00DD340A" w:rsidRPr="00F65B58">
          <w:rPr>
            <w:rStyle w:val="ab"/>
            <w:rFonts w:hint="eastAsia"/>
            <w:noProof/>
          </w:rPr>
          <w:t>系统网络架构设计</w:t>
        </w:r>
        <w:r w:rsidR="00DD340A">
          <w:rPr>
            <w:noProof/>
            <w:webHidden/>
          </w:rPr>
          <w:tab/>
        </w:r>
        <w:r>
          <w:rPr>
            <w:noProof/>
            <w:webHidden/>
          </w:rPr>
          <w:fldChar w:fldCharType="begin"/>
        </w:r>
        <w:r w:rsidR="00DD340A">
          <w:rPr>
            <w:noProof/>
            <w:webHidden/>
          </w:rPr>
          <w:instrText xml:space="preserve"> PAGEREF _Toc38196299 \h </w:instrText>
        </w:r>
        <w:r>
          <w:rPr>
            <w:noProof/>
            <w:webHidden/>
          </w:rPr>
        </w:r>
        <w:r>
          <w:rPr>
            <w:noProof/>
            <w:webHidden/>
          </w:rPr>
          <w:fldChar w:fldCharType="separate"/>
        </w:r>
        <w:r w:rsidR="00DD340A">
          <w:rPr>
            <w:noProof/>
            <w:webHidden/>
          </w:rPr>
          <w:t>14</w:t>
        </w:r>
        <w:r>
          <w:rPr>
            <w:noProof/>
            <w:webHidden/>
          </w:rPr>
          <w:fldChar w:fldCharType="end"/>
        </w:r>
      </w:hyperlink>
    </w:p>
    <w:p w:rsidR="00DD340A" w:rsidRDefault="00223F15">
      <w:pPr>
        <w:pStyle w:val="20"/>
        <w:tabs>
          <w:tab w:val="right" w:leader="dot" w:pos="9344"/>
        </w:tabs>
        <w:rPr>
          <w:noProof/>
        </w:rPr>
      </w:pPr>
      <w:hyperlink w:anchor="_Toc38196300" w:history="1">
        <w:r w:rsidR="00DD340A" w:rsidRPr="00F65B58">
          <w:rPr>
            <w:rStyle w:val="ab"/>
            <w:noProof/>
          </w:rPr>
          <w:t xml:space="preserve">3.4 </w:t>
        </w:r>
        <w:r w:rsidR="00DD340A" w:rsidRPr="00F65B58">
          <w:rPr>
            <w:rStyle w:val="ab"/>
            <w:rFonts w:hint="eastAsia"/>
            <w:noProof/>
          </w:rPr>
          <w:t>本章小结</w:t>
        </w:r>
        <w:r w:rsidR="00DD340A">
          <w:rPr>
            <w:noProof/>
            <w:webHidden/>
          </w:rPr>
          <w:tab/>
        </w:r>
        <w:r>
          <w:rPr>
            <w:noProof/>
            <w:webHidden/>
          </w:rPr>
          <w:fldChar w:fldCharType="begin"/>
        </w:r>
        <w:r w:rsidR="00DD340A">
          <w:rPr>
            <w:noProof/>
            <w:webHidden/>
          </w:rPr>
          <w:instrText xml:space="preserve"> PAGEREF _Toc38196300 \h </w:instrText>
        </w:r>
        <w:r>
          <w:rPr>
            <w:noProof/>
            <w:webHidden/>
          </w:rPr>
        </w:r>
        <w:r>
          <w:rPr>
            <w:noProof/>
            <w:webHidden/>
          </w:rPr>
          <w:fldChar w:fldCharType="separate"/>
        </w:r>
        <w:r w:rsidR="00DD340A">
          <w:rPr>
            <w:noProof/>
            <w:webHidden/>
          </w:rPr>
          <w:t>14</w:t>
        </w:r>
        <w:r>
          <w:rPr>
            <w:noProof/>
            <w:webHidden/>
          </w:rPr>
          <w:fldChar w:fldCharType="end"/>
        </w:r>
      </w:hyperlink>
    </w:p>
    <w:p w:rsidR="00DD340A" w:rsidRDefault="00223F15">
      <w:pPr>
        <w:pStyle w:val="10"/>
        <w:tabs>
          <w:tab w:val="right" w:leader="dot" w:pos="9344"/>
        </w:tabs>
        <w:rPr>
          <w:rFonts w:asciiTheme="minorHAnsi" w:eastAsiaTheme="minorEastAsia" w:hAnsiTheme="minorHAnsi" w:cstheme="minorBidi"/>
          <w:noProof/>
          <w:szCs w:val="22"/>
        </w:rPr>
      </w:pPr>
      <w:hyperlink w:anchor="_Toc38196301" w:history="1">
        <w:r w:rsidR="00DD340A" w:rsidRPr="00F65B58">
          <w:rPr>
            <w:rStyle w:val="ab"/>
            <w:rFonts w:hint="eastAsia"/>
            <w:noProof/>
          </w:rPr>
          <w:t>第四章</w:t>
        </w:r>
        <w:r w:rsidR="00DD340A" w:rsidRPr="00F65B58">
          <w:rPr>
            <w:rStyle w:val="ab"/>
            <w:noProof/>
          </w:rPr>
          <w:t xml:space="preserve"> </w:t>
        </w:r>
        <w:r w:rsidR="00DD340A" w:rsidRPr="00F65B58">
          <w:rPr>
            <w:rStyle w:val="ab"/>
            <w:rFonts w:hint="eastAsia"/>
            <w:noProof/>
          </w:rPr>
          <w:t>系统流程设计</w:t>
        </w:r>
        <w:r w:rsidR="00DD340A">
          <w:rPr>
            <w:noProof/>
            <w:webHidden/>
          </w:rPr>
          <w:tab/>
        </w:r>
        <w:r>
          <w:rPr>
            <w:noProof/>
            <w:webHidden/>
          </w:rPr>
          <w:fldChar w:fldCharType="begin"/>
        </w:r>
        <w:r w:rsidR="00DD340A">
          <w:rPr>
            <w:noProof/>
            <w:webHidden/>
          </w:rPr>
          <w:instrText xml:space="preserve"> PAGEREF _Toc38196301 \h </w:instrText>
        </w:r>
        <w:r>
          <w:rPr>
            <w:noProof/>
            <w:webHidden/>
          </w:rPr>
        </w:r>
        <w:r>
          <w:rPr>
            <w:noProof/>
            <w:webHidden/>
          </w:rPr>
          <w:fldChar w:fldCharType="separate"/>
        </w:r>
        <w:r w:rsidR="00DD340A">
          <w:rPr>
            <w:noProof/>
            <w:webHidden/>
          </w:rPr>
          <w:t>15</w:t>
        </w:r>
        <w:r>
          <w:rPr>
            <w:noProof/>
            <w:webHidden/>
          </w:rPr>
          <w:fldChar w:fldCharType="end"/>
        </w:r>
      </w:hyperlink>
    </w:p>
    <w:p w:rsidR="00DD340A" w:rsidRDefault="00223F15">
      <w:pPr>
        <w:pStyle w:val="20"/>
        <w:tabs>
          <w:tab w:val="right" w:leader="dot" w:pos="9344"/>
        </w:tabs>
        <w:rPr>
          <w:noProof/>
        </w:rPr>
      </w:pPr>
      <w:hyperlink w:anchor="_Toc38196302" w:history="1">
        <w:r w:rsidR="00DD340A" w:rsidRPr="00F65B58">
          <w:rPr>
            <w:rStyle w:val="ab"/>
            <w:noProof/>
          </w:rPr>
          <w:t xml:space="preserve">4.1 </w:t>
        </w:r>
        <w:r w:rsidR="00DD340A" w:rsidRPr="00F65B58">
          <w:rPr>
            <w:rStyle w:val="ab"/>
            <w:rFonts w:hint="eastAsia"/>
            <w:noProof/>
          </w:rPr>
          <w:t>登录流程设计</w:t>
        </w:r>
        <w:r w:rsidR="00DD340A">
          <w:rPr>
            <w:noProof/>
            <w:webHidden/>
          </w:rPr>
          <w:tab/>
        </w:r>
        <w:r>
          <w:rPr>
            <w:noProof/>
            <w:webHidden/>
          </w:rPr>
          <w:fldChar w:fldCharType="begin"/>
        </w:r>
        <w:r w:rsidR="00DD340A">
          <w:rPr>
            <w:noProof/>
            <w:webHidden/>
          </w:rPr>
          <w:instrText xml:space="preserve"> PAGEREF _Toc38196302 \h </w:instrText>
        </w:r>
        <w:r>
          <w:rPr>
            <w:noProof/>
            <w:webHidden/>
          </w:rPr>
        </w:r>
        <w:r>
          <w:rPr>
            <w:noProof/>
            <w:webHidden/>
          </w:rPr>
          <w:fldChar w:fldCharType="separate"/>
        </w:r>
        <w:r w:rsidR="00DD340A">
          <w:rPr>
            <w:noProof/>
            <w:webHidden/>
          </w:rPr>
          <w:t>15</w:t>
        </w:r>
        <w:r>
          <w:rPr>
            <w:noProof/>
            <w:webHidden/>
          </w:rPr>
          <w:fldChar w:fldCharType="end"/>
        </w:r>
      </w:hyperlink>
    </w:p>
    <w:p w:rsidR="00DD340A" w:rsidRDefault="00223F15">
      <w:pPr>
        <w:pStyle w:val="20"/>
        <w:tabs>
          <w:tab w:val="right" w:leader="dot" w:pos="9344"/>
        </w:tabs>
        <w:rPr>
          <w:noProof/>
        </w:rPr>
      </w:pPr>
      <w:hyperlink w:anchor="_Toc38196303" w:history="1">
        <w:r w:rsidR="00DD340A" w:rsidRPr="00F65B58">
          <w:rPr>
            <w:rStyle w:val="ab"/>
            <w:noProof/>
          </w:rPr>
          <w:t xml:space="preserve">4.2 </w:t>
        </w:r>
        <w:r w:rsidR="00DD340A" w:rsidRPr="00F65B58">
          <w:rPr>
            <w:rStyle w:val="ab"/>
            <w:rFonts w:hint="eastAsia"/>
            <w:noProof/>
          </w:rPr>
          <w:t>客户报修流程设计</w:t>
        </w:r>
        <w:r w:rsidR="00DD340A">
          <w:rPr>
            <w:noProof/>
            <w:webHidden/>
          </w:rPr>
          <w:tab/>
        </w:r>
        <w:r>
          <w:rPr>
            <w:noProof/>
            <w:webHidden/>
          </w:rPr>
          <w:fldChar w:fldCharType="begin"/>
        </w:r>
        <w:r w:rsidR="00DD340A">
          <w:rPr>
            <w:noProof/>
            <w:webHidden/>
          </w:rPr>
          <w:instrText xml:space="preserve"> PAGEREF _Toc38196303 \h </w:instrText>
        </w:r>
        <w:r>
          <w:rPr>
            <w:noProof/>
            <w:webHidden/>
          </w:rPr>
        </w:r>
        <w:r>
          <w:rPr>
            <w:noProof/>
            <w:webHidden/>
          </w:rPr>
          <w:fldChar w:fldCharType="separate"/>
        </w:r>
        <w:r w:rsidR="00DD340A">
          <w:rPr>
            <w:noProof/>
            <w:webHidden/>
          </w:rPr>
          <w:t>16</w:t>
        </w:r>
        <w:r>
          <w:rPr>
            <w:noProof/>
            <w:webHidden/>
          </w:rPr>
          <w:fldChar w:fldCharType="end"/>
        </w:r>
      </w:hyperlink>
    </w:p>
    <w:p w:rsidR="00DD340A" w:rsidRDefault="00223F15">
      <w:pPr>
        <w:pStyle w:val="20"/>
        <w:tabs>
          <w:tab w:val="right" w:leader="dot" w:pos="9344"/>
        </w:tabs>
        <w:rPr>
          <w:noProof/>
        </w:rPr>
      </w:pPr>
      <w:hyperlink w:anchor="_Toc38196304" w:history="1">
        <w:r w:rsidR="00DD340A" w:rsidRPr="00F65B58">
          <w:rPr>
            <w:rStyle w:val="ab"/>
            <w:noProof/>
          </w:rPr>
          <w:t xml:space="preserve">4.3 </w:t>
        </w:r>
        <w:r w:rsidR="00DD340A" w:rsidRPr="00F65B58">
          <w:rPr>
            <w:rStyle w:val="ab"/>
            <w:rFonts w:hint="eastAsia"/>
            <w:noProof/>
          </w:rPr>
          <w:t>维修单重新分配流程设计</w:t>
        </w:r>
        <w:r w:rsidR="00DD340A">
          <w:rPr>
            <w:noProof/>
            <w:webHidden/>
          </w:rPr>
          <w:tab/>
        </w:r>
        <w:r>
          <w:rPr>
            <w:noProof/>
            <w:webHidden/>
          </w:rPr>
          <w:fldChar w:fldCharType="begin"/>
        </w:r>
        <w:r w:rsidR="00DD340A">
          <w:rPr>
            <w:noProof/>
            <w:webHidden/>
          </w:rPr>
          <w:instrText xml:space="preserve"> PAGEREF _Toc38196304 \h </w:instrText>
        </w:r>
        <w:r>
          <w:rPr>
            <w:noProof/>
            <w:webHidden/>
          </w:rPr>
        </w:r>
        <w:r>
          <w:rPr>
            <w:noProof/>
            <w:webHidden/>
          </w:rPr>
          <w:fldChar w:fldCharType="separate"/>
        </w:r>
        <w:r w:rsidR="00DD340A">
          <w:rPr>
            <w:noProof/>
            <w:webHidden/>
          </w:rPr>
          <w:t>17</w:t>
        </w:r>
        <w:r>
          <w:rPr>
            <w:noProof/>
            <w:webHidden/>
          </w:rPr>
          <w:fldChar w:fldCharType="end"/>
        </w:r>
      </w:hyperlink>
    </w:p>
    <w:p w:rsidR="00DD340A" w:rsidRDefault="00223F15">
      <w:pPr>
        <w:pStyle w:val="20"/>
        <w:tabs>
          <w:tab w:val="right" w:leader="dot" w:pos="9344"/>
        </w:tabs>
        <w:rPr>
          <w:noProof/>
        </w:rPr>
      </w:pPr>
      <w:hyperlink w:anchor="_Toc38196305" w:history="1">
        <w:r w:rsidR="00DD340A" w:rsidRPr="00F65B58">
          <w:rPr>
            <w:rStyle w:val="ab"/>
            <w:noProof/>
          </w:rPr>
          <w:t xml:space="preserve">4.4 </w:t>
        </w:r>
        <w:r w:rsidR="00DD340A" w:rsidRPr="00F65B58">
          <w:rPr>
            <w:rStyle w:val="ab"/>
            <w:rFonts w:hint="eastAsia"/>
            <w:noProof/>
          </w:rPr>
          <w:t>维修员请假流程设计</w:t>
        </w:r>
        <w:r w:rsidR="00DD340A">
          <w:rPr>
            <w:noProof/>
            <w:webHidden/>
          </w:rPr>
          <w:tab/>
        </w:r>
        <w:r>
          <w:rPr>
            <w:noProof/>
            <w:webHidden/>
          </w:rPr>
          <w:fldChar w:fldCharType="begin"/>
        </w:r>
        <w:r w:rsidR="00DD340A">
          <w:rPr>
            <w:noProof/>
            <w:webHidden/>
          </w:rPr>
          <w:instrText xml:space="preserve"> PAGEREF _Toc38196305 \h </w:instrText>
        </w:r>
        <w:r>
          <w:rPr>
            <w:noProof/>
            <w:webHidden/>
          </w:rPr>
        </w:r>
        <w:r>
          <w:rPr>
            <w:noProof/>
            <w:webHidden/>
          </w:rPr>
          <w:fldChar w:fldCharType="separate"/>
        </w:r>
        <w:r w:rsidR="00DD340A">
          <w:rPr>
            <w:noProof/>
            <w:webHidden/>
          </w:rPr>
          <w:t>17</w:t>
        </w:r>
        <w:r>
          <w:rPr>
            <w:noProof/>
            <w:webHidden/>
          </w:rPr>
          <w:fldChar w:fldCharType="end"/>
        </w:r>
      </w:hyperlink>
    </w:p>
    <w:p w:rsidR="00DD340A" w:rsidRDefault="00223F15">
      <w:pPr>
        <w:pStyle w:val="20"/>
        <w:tabs>
          <w:tab w:val="right" w:leader="dot" w:pos="9344"/>
        </w:tabs>
        <w:rPr>
          <w:noProof/>
        </w:rPr>
      </w:pPr>
      <w:hyperlink w:anchor="_Toc38196306" w:history="1">
        <w:r w:rsidR="00DD340A" w:rsidRPr="00F65B58">
          <w:rPr>
            <w:rStyle w:val="ab"/>
            <w:noProof/>
          </w:rPr>
          <w:t xml:space="preserve">4.5 </w:t>
        </w:r>
        <w:r w:rsidR="00DD340A" w:rsidRPr="00F65B58">
          <w:rPr>
            <w:rStyle w:val="ab"/>
            <w:rFonts w:hint="eastAsia"/>
            <w:noProof/>
          </w:rPr>
          <w:t>本章小结</w:t>
        </w:r>
        <w:r w:rsidR="00DD340A">
          <w:rPr>
            <w:noProof/>
            <w:webHidden/>
          </w:rPr>
          <w:tab/>
        </w:r>
        <w:r>
          <w:rPr>
            <w:noProof/>
            <w:webHidden/>
          </w:rPr>
          <w:fldChar w:fldCharType="begin"/>
        </w:r>
        <w:r w:rsidR="00DD340A">
          <w:rPr>
            <w:noProof/>
            <w:webHidden/>
          </w:rPr>
          <w:instrText xml:space="preserve"> PAGEREF _Toc38196306 \h </w:instrText>
        </w:r>
        <w:r>
          <w:rPr>
            <w:noProof/>
            <w:webHidden/>
          </w:rPr>
        </w:r>
        <w:r>
          <w:rPr>
            <w:noProof/>
            <w:webHidden/>
          </w:rPr>
          <w:fldChar w:fldCharType="separate"/>
        </w:r>
        <w:r w:rsidR="00DD340A">
          <w:rPr>
            <w:noProof/>
            <w:webHidden/>
          </w:rPr>
          <w:t>18</w:t>
        </w:r>
        <w:r>
          <w:rPr>
            <w:noProof/>
            <w:webHidden/>
          </w:rPr>
          <w:fldChar w:fldCharType="end"/>
        </w:r>
      </w:hyperlink>
    </w:p>
    <w:p w:rsidR="00DD340A" w:rsidRDefault="00223F15">
      <w:pPr>
        <w:pStyle w:val="10"/>
        <w:tabs>
          <w:tab w:val="right" w:leader="dot" w:pos="9344"/>
        </w:tabs>
        <w:rPr>
          <w:rFonts w:asciiTheme="minorHAnsi" w:eastAsiaTheme="minorEastAsia" w:hAnsiTheme="minorHAnsi" w:cstheme="minorBidi"/>
          <w:noProof/>
          <w:szCs w:val="22"/>
        </w:rPr>
      </w:pPr>
      <w:hyperlink w:anchor="_Toc38196307" w:history="1">
        <w:r w:rsidR="00DD340A" w:rsidRPr="00F65B58">
          <w:rPr>
            <w:rStyle w:val="ab"/>
            <w:rFonts w:hint="eastAsia"/>
            <w:noProof/>
          </w:rPr>
          <w:t>第五章</w:t>
        </w:r>
        <w:r w:rsidR="00DD340A" w:rsidRPr="00F65B58">
          <w:rPr>
            <w:rStyle w:val="ab"/>
            <w:noProof/>
          </w:rPr>
          <w:t xml:space="preserve"> </w:t>
        </w:r>
        <w:r w:rsidR="00DD340A" w:rsidRPr="00F65B58">
          <w:rPr>
            <w:rStyle w:val="ab"/>
            <w:rFonts w:hint="eastAsia"/>
            <w:noProof/>
          </w:rPr>
          <w:t>系统详细设计</w:t>
        </w:r>
        <w:r w:rsidR="00DD340A">
          <w:rPr>
            <w:noProof/>
            <w:webHidden/>
          </w:rPr>
          <w:tab/>
        </w:r>
        <w:r>
          <w:rPr>
            <w:noProof/>
            <w:webHidden/>
          </w:rPr>
          <w:fldChar w:fldCharType="begin"/>
        </w:r>
        <w:r w:rsidR="00DD340A">
          <w:rPr>
            <w:noProof/>
            <w:webHidden/>
          </w:rPr>
          <w:instrText xml:space="preserve"> PAGEREF _Toc38196307 \h </w:instrText>
        </w:r>
        <w:r>
          <w:rPr>
            <w:noProof/>
            <w:webHidden/>
          </w:rPr>
        </w:r>
        <w:r>
          <w:rPr>
            <w:noProof/>
            <w:webHidden/>
          </w:rPr>
          <w:fldChar w:fldCharType="separate"/>
        </w:r>
        <w:r w:rsidR="00DD340A">
          <w:rPr>
            <w:noProof/>
            <w:webHidden/>
          </w:rPr>
          <w:t>18</w:t>
        </w:r>
        <w:r>
          <w:rPr>
            <w:noProof/>
            <w:webHidden/>
          </w:rPr>
          <w:fldChar w:fldCharType="end"/>
        </w:r>
      </w:hyperlink>
    </w:p>
    <w:p w:rsidR="00DD340A" w:rsidRDefault="00223F15">
      <w:pPr>
        <w:pStyle w:val="20"/>
        <w:tabs>
          <w:tab w:val="right" w:leader="dot" w:pos="9344"/>
        </w:tabs>
        <w:rPr>
          <w:noProof/>
        </w:rPr>
      </w:pPr>
      <w:hyperlink w:anchor="_Toc38196308" w:history="1">
        <w:r w:rsidR="00DD340A" w:rsidRPr="00F65B58">
          <w:rPr>
            <w:rStyle w:val="ab"/>
            <w:noProof/>
          </w:rPr>
          <w:t xml:space="preserve">5.1 </w:t>
        </w:r>
        <w:r w:rsidR="00DD340A" w:rsidRPr="00F65B58">
          <w:rPr>
            <w:rStyle w:val="ab"/>
            <w:rFonts w:hint="eastAsia"/>
            <w:noProof/>
          </w:rPr>
          <w:t>客户模块详细设计</w:t>
        </w:r>
        <w:r w:rsidR="00DD340A">
          <w:rPr>
            <w:noProof/>
            <w:webHidden/>
          </w:rPr>
          <w:tab/>
        </w:r>
        <w:r>
          <w:rPr>
            <w:noProof/>
            <w:webHidden/>
          </w:rPr>
          <w:fldChar w:fldCharType="begin"/>
        </w:r>
        <w:r w:rsidR="00DD340A">
          <w:rPr>
            <w:noProof/>
            <w:webHidden/>
          </w:rPr>
          <w:instrText xml:space="preserve"> PAGEREF _Toc38196308 \h </w:instrText>
        </w:r>
        <w:r>
          <w:rPr>
            <w:noProof/>
            <w:webHidden/>
          </w:rPr>
        </w:r>
        <w:r>
          <w:rPr>
            <w:noProof/>
            <w:webHidden/>
          </w:rPr>
          <w:fldChar w:fldCharType="separate"/>
        </w:r>
        <w:r w:rsidR="00DD340A">
          <w:rPr>
            <w:noProof/>
            <w:webHidden/>
          </w:rPr>
          <w:t>18</w:t>
        </w:r>
        <w:r>
          <w:rPr>
            <w:noProof/>
            <w:webHidden/>
          </w:rPr>
          <w:fldChar w:fldCharType="end"/>
        </w:r>
      </w:hyperlink>
    </w:p>
    <w:p w:rsidR="00DD340A" w:rsidRDefault="00223F15">
      <w:pPr>
        <w:pStyle w:val="20"/>
        <w:tabs>
          <w:tab w:val="right" w:leader="dot" w:pos="9344"/>
        </w:tabs>
        <w:rPr>
          <w:noProof/>
        </w:rPr>
      </w:pPr>
      <w:hyperlink w:anchor="_Toc38196309" w:history="1">
        <w:r w:rsidR="00DD340A" w:rsidRPr="00F65B58">
          <w:rPr>
            <w:rStyle w:val="ab"/>
            <w:noProof/>
          </w:rPr>
          <w:t xml:space="preserve">5.2 </w:t>
        </w:r>
        <w:r w:rsidR="00DD340A" w:rsidRPr="00F65B58">
          <w:rPr>
            <w:rStyle w:val="ab"/>
            <w:rFonts w:hint="eastAsia"/>
            <w:noProof/>
          </w:rPr>
          <w:t>维修员模块详细设计</w:t>
        </w:r>
        <w:r w:rsidR="00DD340A">
          <w:rPr>
            <w:noProof/>
            <w:webHidden/>
          </w:rPr>
          <w:tab/>
        </w:r>
        <w:r>
          <w:rPr>
            <w:noProof/>
            <w:webHidden/>
          </w:rPr>
          <w:fldChar w:fldCharType="begin"/>
        </w:r>
        <w:r w:rsidR="00DD340A">
          <w:rPr>
            <w:noProof/>
            <w:webHidden/>
          </w:rPr>
          <w:instrText xml:space="preserve"> PAGEREF _Toc38196309 \h </w:instrText>
        </w:r>
        <w:r>
          <w:rPr>
            <w:noProof/>
            <w:webHidden/>
          </w:rPr>
        </w:r>
        <w:r>
          <w:rPr>
            <w:noProof/>
            <w:webHidden/>
          </w:rPr>
          <w:fldChar w:fldCharType="separate"/>
        </w:r>
        <w:r w:rsidR="00DD340A">
          <w:rPr>
            <w:noProof/>
            <w:webHidden/>
          </w:rPr>
          <w:t>19</w:t>
        </w:r>
        <w:r>
          <w:rPr>
            <w:noProof/>
            <w:webHidden/>
          </w:rPr>
          <w:fldChar w:fldCharType="end"/>
        </w:r>
      </w:hyperlink>
    </w:p>
    <w:p w:rsidR="00DD340A" w:rsidRDefault="00223F15">
      <w:pPr>
        <w:pStyle w:val="20"/>
        <w:tabs>
          <w:tab w:val="right" w:leader="dot" w:pos="9344"/>
        </w:tabs>
        <w:rPr>
          <w:noProof/>
        </w:rPr>
      </w:pPr>
      <w:hyperlink w:anchor="_Toc38196310" w:history="1">
        <w:r w:rsidR="00DD340A" w:rsidRPr="00F65B58">
          <w:rPr>
            <w:rStyle w:val="ab"/>
            <w:noProof/>
          </w:rPr>
          <w:t xml:space="preserve">5.3 </w:t>
        </w:r>
        <w:r w:rsidR="00DD340A" w:rsidRPr="00F65B58">
          <w:rPr>
            <w:rStyle w:val="ab"/>
            <w:rFonts w:hint="eastAsia"/>
            <w:noProof/>
          </w:rPr>
          <w:t>管理员模块详细设计</w:t>
        </w:r>
        <w:r w:rsidR="00DD340A">
          <w:rPr>
            <w:noProof/>
            <w:webHidden/>
          </w:rPr>
          <w:tab/>
        </w:r>
        <w:r>
          <w:rPr>
            <w:noProof/>
            <w:webHidden/>
          </w:rPr>
          <w:fldChar w:fldCharType="begin"/>
        </w:r>
        <w:r w:rsidR="00DD340A">
          <w:rPr>
            <w:noProof/>
            <w:webHidden/>
          </w:rPr>
          <w:instrText xml:space="preserve"> PAGEREF _Toc38196310 \h </w:instrText>
        </w:r>
        <w:r>
          <w:rPr>
            <w:noProof/>
            <w:webHidden/>
          </w:rPr>
        </w:r>
        <w:r>
          <w:rPr>
            <w:noProof/>
            <w:webHidden/>
          </w:rPr>
          <w:fldChar w:fldCharType="separate"/>
        </w:r>
        <w:r w:rsidR="00DD340A">
          <w:rPr>
            <w:noProof/>
            <w:webHidden/>
          </w:rPr>
          <w:t>19</w:t>
        </w:r>
        <w:r>
          <w:rPr>
            <w:noProof/>
            <w:webHidden/>
          </w:rPr>
          <w:fldChar w:fldCharType="end"/>
        </w:r>
      </w:hyperlink>
    </w:p>
    <w:p w:rsidR="00DD340A" w:rsidRDefault="00223F15">
      <w:pPr>
        <w:pStyle w:val="20"/>
        <w:tabs>
          <w:tab w:val="right" w:leader="dot" w:pos="9344"/>
        </w:tabs>
        <w:rPr>
          <w:noProof/>
        </w:rPr>
      </w:pPr>
      <w:hyperlink w:anchor="_Toc38196311" w:history="1">
        <w:r w:rsidR="00DD340A" w:rsidRPr="00F65B58">
          <w:rPr>
            <w:rStyle w:val="ab"/>
            <w:noProof/>
          </w:rPr>
          <w:t xml:space="preserve">5.4 </w:t>
        </w:r>
        <w:r w:rsidR="00DD340A" w:rsidRPr="00F65B58">
          <w:rPr>
            <w:rStyle w:val="ab"/>
            <w:rFonts w:hint="eastAsia"/>
            <w:noProof/>
          </w:rPr>
          <w:t>数据库详细设计</w:t>
        </w:r>
        <w:r w:rsidR="00DD340A">
          <w:rPr>
            <w:noProof/>
            <w:webHidden/>
          </w:rPr>
          <w:tab/>
        </w:r>
        <w:r>
          <w:rPr>
            <w:noProof/>
            <w:webHidden/>
          </w:rPr>
          <w:fldChar w:fldCharType="begin"/>
        </w:r>
        <w:r w:rsidR="00DD340A">
          <w:rPr>
            <w:noProof/>
            <w:webHidden/>
          </w:rPr>
          <w:instrText xml:space="preserve"> PAGEREF _Toc38196311 \h </w:instrText>
        </w:r>
        <w:r>
          <w:rPr>
            <w:noProof/>
            <w:webHidden/>
          </w:rPr>
        </w:r>
        <w:r>
          <w:rPr>
            <w:noProof/>
            <w:webHidden/>
          </w:rPr>
          <w:fldChar w:fldCharType="separate"/>
        </w:r>
        <w:r w:rsidR="00DD340A">
          <w:rPr>
            <w:noProof/>
            <w:webHidden/>
          </w:rPr>
          <w:t>20</w:t>
        </w:r>
        <w:r>
          <w:rPr>
            <w:noProof/>
            <w:webHidden/>
          </w:rPr>
          <w:fldChar w:fldCharType="end"/>
        </w:r>
      </w:hyperlink>
    </w:p>
    <w:p w:rsidR="00DD340A" w:rsidRDefault="00223F15">
      <w:pPr>
        <w:pStyle w:val="3"/>
        <w:tabs>
          <w:tab w:val="right" w:leader="dot" w:pos="9344"/>
        </w:tabs>
        <w:rPr>
          <w:noProof/>
        </w:rPr>
      </w:pPr>
      <w:hyperlink w:anchor="_Toc38196312" w:history="1">
        <w:r w:rsidR="00DD340A" w:rsidRPr="00F65B58">
          <w:rPr>
            <w:rStyle w:val="ab"/>
            <w:noProof/>
          </w:rPr>
          <w:t xml:space="preserve">5.4.1 </w:t>
        </w:r>
        <w:r w:rsidR="00DD340A" w:rsidRPr="00F65B58">
          <w:rPr>
            <w:rStyle w:val="ab"/>
            <w:rFonts w:hint="eastAsia"/>
            <w:noProof/>
          </w:rPr>
          <w:t>数据库</w:t>
        </w:r>
        <w:r w:rsidR="00DD340A" w:rsidRPr="00F65B58">
          <w:rPr>
            <w:rStyle w:val="ab"/>
            <w:noProof/>
          </w:rPr>
          <w:t>E-R</w:t>
        </w:r>
        <w:r w:rsidR="00DD340A" w:rsidRPr="00F65B58">
          <w:rPr>
            <w:rStyle w:val="ab"/>
            <w:rFonts w:hint="eastAsia"/>
            <w:noProof/>
          </w:rPr>
          <w:t>图设计</w:t>
        </w:r>
        <w:r w:rsidR="00DD340A">
          <w:rPr>
            <w:noProof/>
            <w:webHidden/>
          </w:rPr>
          <w:tab/>
        </w:r>
        <w:r>
          <w:rPr>
            <w:noProof/>
            <w:webHidden/>
          </w:rPr>
          <w:fldChar w:fldCharType="begin"/>
        </w:r>
        <w:r w:rsidR="00DD340A">
          <w:rPr>
            <w:noProof/>
            <w:webHidden/>
          </w:rPr>
          <w:instrText xml:space="preserve"> PAGEREF _Toc38196312 \h </w:instrText>
        </w:r>
        <w:r>
          <w:rPr>
            <w:noProof/>
            <w:webHidden/>
          </w:rPr>
        </w:r>
        <w:r>
          <w:rPr>
            <w:noProof/>
            <w:webHidden/>
          </w:rPr>
          <w:fldChar w:fldCharType="separate"/>
        </w:r>
        <w:r w:rsidR="00DD340A">
          <w:rPr>
            <w:noProof/>
            <w:webHidden/>
          </w:rPr>
          <w:t>20</w:t>
        </w:r>
        <w:r>
          <w:rPr>
            <w:noProof/>
            <w:webHidden/>
          </w:rPr>
          <w:fldChar w:fldCharType="end"/>
        </w:r>
      </w:hyperlink>
    </w:p>
    <w:p w:rsidR="00DD340A" w:rsidRDefault="00223F15">
      <w:pPr>
        <w:pStyle w:val="3"/>
        <w:tabs>
          <w:tab w:val="right" w:leader="dot" w:pos="9344"/>
        </w:tabs>
        <w:rPr>
          <w:noProof/>
        </w:rPr>
      </w:pPr>
      <w:hyperlink w:anchor="_Toc38196313" w:history="1">
        <w:r w:rsidR="00DD340A" w:rsidRPr="00F65B58">
          <w:rPr>
            <w:rStyle w:val="ab"/>
            <w:noProof/>
          </w:rPr>
          <w:t>5.4.2</w:t>
        </w:r>
        <w:r w:rsidR="00DD340A" w:rsidRPr="00F65B58">
          <w:rPr>
            <w:rStyle w:val="ab"/>
            <w:rFonts w:hint="eastAsia"/>
            <w:noProof/>
          </w:rPr>
          <w:t>数据库表设计</w:t>
        </w:r>
        <w:r w:rsidR="00DD340A">
          <w:rPr>
            <w:noProof/>
            <w:webHidden/>
          </w:rPr>
          <w:tab/>
        </w:r>
        <w:r>
          <w:rPr>
            <w:noProof/>
            <w:webHidden/>
          </w:rPr>
          <w:fldChar w:fldCharType="begin"/>
        </w:r>
        <w:r w:rsidR="00DD340A">
          <w:rPr>
            <w:noProof/>
            <w:webHidden/>
          </w:rPr>
          <w:instrText xml:space="preserve"> PAGEREF _Toc38196313 \h </w:instrText>
        </w:r>
        <w:r>
          <w:rPr>
            <w:noProof/>
            <w:webHidden/>
          </w:rPr>
        </w:r>
        <w:r>
          <w:rPr>
            <w:noProof/>
            <w:webHidden/>
          </w:rPr>
          <w:fldChar w:fldCharType="separate"/>
        </w:r>
        <w:r w:rsidR="00DD340A">
          <w:rPr>
            <w:noProof/>
            <w:webHidden/>
          </w:rPr>
          <w:t>21</w:t>
        </w:r>
        <w:r>
          <w:rPr>
            <w:noProof/>
            <w:webHidden/>
          </w:rPr>
          <w:fldChar w:fldCharType="end"/>
        </w:r>
      </w:hyperlink>
    </w:p>
    <w:p w:rsidR="00DD340A" w:rsidRDefault="00223F15">
      <w:pPr>
        <w:pStyle w:val="20"/>
        <w:tabs>
          <w:tab w:val="right" w:leader="dot" w:pos="9344"/>
        </w:tabs>
        <w:rPr>
          <w:noProof/>
        </w:rPr>
      </w:pPr>
      <w:hyperlink w:anchor="_Toc38196314" w:history="1">
        <w:r w:rsidR="00DD340A" w:rsidRPr="00F65B58">
          <w:rPr>
            <w:rStyle w:val="ab"/>
            <w:noProof/>
          </w:rPr>
          <w:t xml:space="preserve">5.5 </w:t>
        </w:r>
        <w:r w:rsidR="00DD340A" w:rsidRPr="00F65B58">
          <w:rPr>
            <w:rStyle w:val="ab"/>
            <w:rFonts w:hint="eastAsia"/>
            <w:noProof/>
          </w:rPr>
          <w:t>本章小结</w:t>
        </w:r>
        <w:r w:rsidR="00DD340A">
          <w:rPr>
            <w:noProof/>
            <w:webHidden/>
          </w:rPr>
          <w:tab/>
        </w:r>
        <w:r>
          <w:rPr>
            <w:noProof/>
            <w:webHidden/>
          </w:rPr>
          <w:fldChar w:fldCharType="begin"/>
        </w:r>
        <w:r w:rsidR="00DD340A">
          <w:rPr>
            <w:noProof/>
            <w:webHidden/>
          </w:rPr>
          <w:instrText xml:space="preserve"> PAGEREF _Toc38196314 \h </w:instrText>
        </w:r>
        <w:r>
          <w:rPr>
            <w:noProof/>
            <w:webHidden/>
          </w:rPr>
        </w:r>
        <w:r>
          <w:rPr>
            <w:noProof/>
            <w:webHidden/>
          </w:rPr>
          <w:fldChar w:fldCharType="separate"/>
        </w:r>
        <w:r w:rsidR="00DD340A">
          <w:rPr>
            <w:noProof/>
            <w:webHidden/>
          </w:rPr>
          <w:t>23</w:t>
        </w:r>
        <w:r>
          <w:rPr>
            <w:noProof/>
            <w:webHidden/>
          </w:rPr>
          <w:fldChar w:fldCharType="end"/>
        </w:r>
      </w:hyperlink>
    </w:p>
    <w:p w:rsidR="00DD340A" w:rsidRDefault="00223F15">
      <w:pPr>
        <w:pStyle w:val="10"/>
        <w:tabs>
          <w:tab w:val="right" w:leader="dot" w:pos="9344"/>
        </w:tabs>
        <w:rPr>
          <w:rFonts w:asciiTheme="minorHAnsi" w:eastAsiaTheme="minorEastAsia" w:hAnsiTheme="minorHAnsi" w:cstheme="minorBidi"/>
          <w:noProof/>
          <w:szCs w:val="22"/>
        </w:rPr>
      </w:pPr>
      <w:hyperlink w:anchor="_Toc38196315" w:history="1">
        <w:r w:rsidR="00DD340A" w:rsidRPr="00F65B58">
          <w:rPr>
            <w:rStyle w:val="ab"/>
            <w:rFonts w:hint="eastAsia"/>
            <w:noProof/>
          </w:rPr>
          <w:t>第六章</w:t>
        </w:r>
        <w:r w:rsidR="00DD340A" w:rsidRPr="00F65B58">
          <w:rPr>
            <w:rStyle w:val="ab"/>
            <w:noProof/>
          </w:rPr>
          <w:t xml:space="preserve"> </w:t>
        </w:r>
        <w:r w:rsidR="00DD340A" w:rsidRPr="00F65B58">
          <w:rPr>
            <w:rStyle w:val="ab"/>
            <w:rFonts w:hint="eastAsia"/>
            <w:noProof/>
          </w:rPr>
          <w:t>系统使用说明</w:t>
        </w:r>
        <w:r w:rsidR="00DD340A">
          <w:rPr>
            <w:noProof/>
            <w:webHidden/>
          </w:rPr>
          <w:tab/>
        </w:r>
        <w:r>
          <w:rPr>
            <w:noProof/>
            <w:webHidden/>
          </w:rPr>
          <w:fldChar w:fldCharType="begin"/>
        </w:r>
        <w:r w:rsidR="00DD340A">
          <w:rPr>
            <w:noProof/>
            <w:webHidden/>
          </w:rPr>
          <w:instrText xml:space="preserve"> PAGEREF _Toc38196315 \h </w:instrText>
        </w:r>
        <w:r>
          <w:rPr>
            <w:noProof/>
            <w:webHidden/>
          </w:rPr>
        </w:r>
        <w:r>
          <w:rPr>
            <w:noProof/>
            <w:webHidden/>
          </w:rPr>
          <w:fldChar w:fldCharType="separate"/>
        </w:r>
        <w:r w:rsidR="00DD340A">
          <w:rPr>
            <w:noProof/>
            <w:webHidden/>
          </w:rPr>
          <w:t>23</w:t>
        </w:r>
        <w:r>
          <w:rPr>
            <w:noProof/>
            <w:webHidden/>
          </w:rPr>
          <w:fldChar w:fldCharType="end"/>
        </w:r>
      </w:hyperlink>
    </w:p>
    <w:p w:rsidR="00DD340A" w:rsidRDefault="00223F15">
      <w:pPr>
        <w:pStyle w:val="20"/>
        <w:tabs>
          <w:tab w:val="right" w:leader="dot" w:pos="9344"/>
        </w:tabs>
        <w:rPr>
          <w:noProof/>
        </w:rPr>
      </w:pPr>
      <w:hyperlink w:anchor="_Toc38196316" w:history="1">
        <w:r w:rsidR="00DD340A" w:rsidRPr="00F65B58">
          <w:rPr>
            <w:rStyle w:val="ab"/>
            <w:noProof/>
          </w:rPr>
          <w:t xml:space="preserve">6.1 </w:t>
        </w:r>
        <w:r w:rsidR="00DD340A" w:rsidRPr="00F65B58">
          <w:rPr>
            <w:rStyle w:val="ab"/>
            <w:rFonts w:hint="eastAsia"/>
            <w:noProof/>
          </w:rPr>
          <w:t>系统统一登录</w:t>
        </w:r>
        <w:r w:rsidR="00DD340A">
          <w:rPr>
            <w:noProof/>
            <w:webHidden/>
          </w:rPr>
          <w:tab/>
        </w:r>
        <w:r>
          <w:rPr>
            <w:noProof/>
            <w:webHidden/>
          </w:rPr>
          <w:fldChar w:fldCharType="begin"/>
        </w:r>
        <w:r w:rsidR="00DD340A">
          <w:rPr>
            <w:noProof/>
            <w:webHidden/>
          </w:rPr>
          <w:instrText xml:space="preserve"> PAGEREF _Toc38196316 \h </w:instrText>
        </w:r>
        <w:r>
          <w:rPr>
            <w:noProof/>
            <w:webHidden/>
          </w:rPr>
        </w:r>
        <w:r>
          <w:rPr>
            <w:noProof/>
            <w:webHidden/>
          </w:rPr>
          <w:fldChar w:fldCharType="separate"/>
        </w:r>
        <w:r w:rsidR="00DD340A">
          <w:rPr>
            <w:noProof/>
            <w:webHidden/>
          </w:rPr>
          <w:t>23</w:t>
        </w:r>
        <w:r>
          <w:rPr>
            <w:noProof/>
            <w:webHidden/>
          </w:rPr>
          <w:fldChar w:fldCharType="end"/>
        </w:r>
      </w:hyperlink>
    </w:p>
    <w:p w:rsidR="00DD340A" w:rsidRDefault="00223F15">
      <w:pPr>
        <w:pStyle w:val="20"/>
        <w:tabs>
          <w:tab w:val="right" w:leader="dot" w:pos="9344"/>
        </w:tabs>
        <w:rPr>
          <w:noProof/>
        </w:rPr>
      </w:pPr>
      <w:hyperlink w:anchor="_Toc38196317" w:history="1">
        <w:r w:rsidR="00DD340A" w:rsidRPr="00F65B58">
          <w:rPr>
            <w:rStyle w:val="ab"/>
            <w:noProof/>
          </w:rPr>
          <w:t xml:space="preserve">6.2 </w:t>
        </w:r>
        <w:r w:rsidR="00DD340A" w:rsidRPr="00F65B58">
          <w:rPr>
            <w:rStyle w:val="ab"/>
            <w:rFonts w:hint="eastAsia"/>
            <w:noProof/>
          </w:rPr>
          <w:t>客户模块</w:t>
        </w:r>
        <w:r w:rsidR="00DD340A">
          <w:rPr>
            <w:noProof/>
            <w:webHidden/>
          </w:rPr>
          <w:tab/>
        </w:r>
        <w:r>
          <w:rPr>
            <w:noProof/>
            <w:webHidden/>
          </w:rPr>
          <w:fldChar w:fldCharType="begin"/>
        </w:r>
        <w:r w:rsidR="00DD340A">
          <w:rPr>
            <w:noProof/>
            <w:webHidden/>
          </w:rPr>
          <w:instrText xml:space="preserve"> PAGEREF _Toc38196317 \h </w:instrText>
        </w:r>
        <w:r>
          <w:rPr>
            <w:noProof/>
            <w:webHidden/>
          </w:rPr>
        </w:r>
        <w:r>
          <w:rPr>
            <w:noProof/>
            <w:webHidden/>
          </w:rPr>
          <w:fldChar w:fldCharType="separate"/>
        </w:r>
        <w:r w:rsidR="00DD340A">
          <w:rPr>
            <w:noProof/>
            <w:webHidden/>
          </w:rPr>
          <w:t>24</w:t>
        </w:r>
        <w:r>
          <w:rPr>
            <w:noProof/>
            <w:webHidden/>
          </w:rPr>
          <w:fldChar w:fldCharType="end"/>
        </w:r>
      </w:hyperlink>
    </w:p>
    <w:p w:rsidR="00DD340A" w:rsidRDefault="00223F15">
      <w:pPr>
        <w:pStyle w:val="20"/>
        <w:tabs>
          <w:tab w:val="right" w:leader="dot" w:pos="9344"/>
        </w:tabs>
        <w:rPr>
          <w:noProof/>
        </w:rPr>
      </w:pPr>
      <w:hyperlink w:anchor="_Toc38196318" w:history="1">
        <w:r w:rsidR="00DD340A" w:rsidRPr="00F65B58">
          <w:rPr>
            <w:rStyle w:val="ab"/>
            <w:noProof/>
          </w:rPr>
          <w:t xml:space="preserve">6.3 </w:t>
        </w:r>
        <w:r w:rsidR="00DD340A" w:rsidRPr="00F65B58">
          <w:rPr>
            <w:rStyle w:val="ab"/>
            <w:rFonts w:hint="eastAsia"/>
            <w:noProof/>
          </w:rPr>
          <w:t>维修员模块</w:t>
        </w:r>
        <w:r w:rsidR="00DD340A">
          <w:rPr>
            <w:noProof/>
            <w:webHidden/>
          </w:rPr>
          <w:tab/>
        </w:r>
        <w:r>
          <w:rPr>
            <w:noProof/>
            <w:webHidden/>
          </w:rPr>
          <w:fldChar w:fldCharType="begin"/>
        </w:r>
        <w:r w:rsidR="00DD340A">
          <w:rPr>
            <w:noProof/>
            <w:webHidden/>
          </w:rPr>
          <w:instrText xml:space="preserve"> PAGEREF _Toc38196318 \h </w:instrText>
        </w:r>
        <w:r>
          <w:rPr>
            <w:noProof/>
            <w:webHidden/>
          </w:rPr>
        </w:r>
        <w:r>
          <w:rPr>
            <w:noProof/>
            <w:webHidden/>
          </w:rPr>
          <w:fldChar w:fldCharType="separate"/>
        </w:r>
        <w:r w:rsidR="00DD340A">
          <w:rPr>
            <w:noProof/>
            <w:webHidden/>
          </w:rPr>
          <w:t>24</w:t>
        </w:r>
        <w:r>
          <w:rPr>
            <w:noProof/>
            <w:webHidden/>
          </w:rPr>
          <w:fldChar w:fldCharType="end"/>
        </w:r>
      </w:hyperlink>
    </w:p>
    <w:p w:rsidR="00DD340A" w:rsidRDefault="00223F15">
      <w:pPr>
        <w:pStyle w:val="20"/>
        <w:tabs>
          <w:tab w:val="right" w:leader="dot" w:pos="9344"/>
        </w:tabs>
        <w:rPr>
          <w:noProof/>
        </w:rPr>
      </w:pPr>
      <w:hyperlink w:anchor="_Toc38196319" w:history="1">
        <w:r w:rsidR="00DD340A" w:rsidRPr="00F65B58">
          <w:rPr>
            <w:rStyle w:val="ab"/>
            <w:noProof/>
          </w:rPr>
          <w:t xml:space="preserve">6.4 </w:t>
        </w:r>
        <w:r w:rsidR="00DD340A" w:rsidRPr="00F65B58">
          <w:rPr>
            <w:rStyle w:val="ab"/>
            <w:rFonts w:hint="eastAsia"/>
            <w:noProof/>
          </w:rPr>
          <w:t>管理员模块</w:t>
        </w:r>
        <w:r w:rsidR="00DD340A">
          <w:rPr>
            <w:noProof/>
            <w:webHidden/>
          </w:rPr>
          <w:tab/>
        </w:r>
        <w:r>
          <w:rPr>
            <w:noProof/>
            <w:webHidden/>
          </w:rPr>
          <w:fldChar w:fldCharType="begin"/>
        </w:r>
        <w:r w:rsidR="00DD340A">
          <w:rPr>
            <w:noProof/>
            <w:webHidden/>
          </w:rPr>
          <w:instrText xml:space="preserve"> PAGEREF _Toc38196319 \h </w:instrText>
        </w:r>
        <w:r>
          <w:rPr>
            <w:noProof/>
            <w:webHidden/>
          </w:rPr>
        </w:r>
        <w:r>
          <w:rPr>
            <w:noProof/>
            <w:webHidden/>
          </w:rPr>
          <w:fldChar w:fldCharType="separate"/>
        </w:r>
        <w:r w:rsidR="00DD340A">
          <w:rPr>
            <w:noProof/>
            <w:webHidden/>
          </w:rPr>
          <w:t>25</w:t>
        </w:r>
        <w:r>
          <w:rPr>
            <w:noProof/>
            <w:webHidden/>
          </w:rPr>
          <w:fldChar w:fldCharType="end"/>
        </w:r>
      </w:hyperlink>
    </w:p>
    <w:p w:rsidR="00DD340A" w:rsidRDefault="00223F15">
      <w:pPr>
        <w:pStyle w:val="20"/>
        <w:tabs>
          <w:tab w:val="right" w:leader="dot" w:pos="9344"/>
        </w:tabs>
        <w:rPr>
          <w:noProof/>
        </w:rPr>
      </w:pPr>
      <w:hyperlink w:anchor="_Toc38196320" w:history="1">
        <w:r w:rsidR="00DD340A" w:rsidRPr="00F65B58">
          <w:rPr>
            <w:rStyle w:val="ab"/>
            <w:noProof/>
          </w:rPr>
          <w:t xml:space="preserve">6.5 </w:t>
        </w:r>
        <w:r w:rsidR="00DD340A" w:rsidRPr="00F65B58">
          <w:rPr>
            <w:rStyle w:val="ab"/>
            <w:rFonts w:hint="eastAsia"/>
            <w:noProof/>
          </w:rPr>
          <w:t>本章小结</w:t>
        </w:r>
        <w:r w:rsidR="00DD340A">
          <w:rPr>
            <w:noProof/>
            <w:webHidden/>
          </w:rPr>
          <w:tab/>
        </w:r>
        <w:r>
          <w:rPr>
            <w:noProof/>
            <w:webHidden/>
          </w:rPr>
          <w:fldChar w:fldCharType="begin"/>
        </w:r>
        <w:r w:rsidR="00DD340A">
          <w:rPr>
            <w:noProof/>
            <w:webHidden/>
          </w:rPr>
          <w:instrText xml:space="preserve"> PAGEREF _Toc38196320 \h </w:instrText>
        </w:r>
        <w:r>
          <w:rPr>
            <w:noProof/>
            <w:webHidden/>
          </w:rPr>
        </w:r>
        <w:r>
          <w:rPr>
            <w:noProof/>
            <w:webHidden/>
          </w:rPr>
          <w:fldChar w:fldCharType="separate"/>
        </w:r>
        <w:r w:rsidR="00DD340A">
          <w:rPr>
            <w:noProof/>
            <w:webHidden/>
          </w:rPr>
          <w:t>25</w:t>
        </w:r>
        <w:r>
          <w:rPr>
            <w:noProof/>
            <w:webHidden/>
          </w:rPr>
          <w:fldChar w:fldCharType="end"/>
        </w:r>
      </w:hyperlink>
    </w:p>
    <w:p w:rsidR="00DD340A" w:rsidRDefault="00223F15">
      <w:pPr>
        <w:pStyle w:val="10"/>
        <w:tabs>
          <w:tab w:val="right" w:leader="dot" w:pos="9344"/>
        </w:tabs>
        <w:rPr>
          <w:rFonts w:asciiTheme="minorHAnsi" w:eastAsiaTheme="minorEastAsia" w:hAnsiTheme="minorHAnsi" w:cstheme="minorBidi"/>
          <w:noProof/>
          <w:szCs w:val="22"/>
        </w:rPr>
      </w:pPr>
      <w:hyperlink w:anchor="_Toc38196321" w:history="1">
        <w:r w:rsidR="00DD340A" w:rsidRPr="00F65B58">
          <w:rPr>
            <w:rStyle w:val="ab"/>
            <w:rFonts w:hint="eastAsia"/>
            <w:noProof/>
          </w:rPr>
          <w:t>第七章</w:t>
        </w:r>
        <w:r w:rsidR="00DD340A" w:rsidRPr="00F65B58">
          <w:rPr>
            <w:rStyle w:val="ab"/>
            <w:noProof/>
          </w:rPr>
          <w:t xml:space="preserve"> </w:t>
        </w:r>
        <w:r w:rsidR="00DD340A" w:rsidRPr="00F65B58">
          <w:rPr>
            <w:rStyle w:val="ab"/>
            <w:rFonts w:hint="eastAsia"/>
            <w:noProof/>
          </w:rPr>
          <w:t>总结</w:t>
        </w:r>
        <w:r w:rsidR="00DD340A">
          <w:rPr>
            <w:noProof/>
            <w:webHidden/>
          </w:rPr>
          <w:tab/>
        </w:r>
        <w:r>
          <w:rPr>
            <w:noProof/>
            <w:webHidden/>
          </w:rPr>
          <w:fldChar w:fldCharType="begin"/>
        </w:r>
        <w:r w:rsidR="00DD340A">
          <w:rPr>
            <w:noProof/>
            <w:webHidden/>
          </w:rPr>
          <w:instrText xml:space="preserve"> PAGEREF _Toc38196321 \h </w:instrText>
        </w:r>
        <w:r>
          <w:rPr>
            <w:noProof/>
            <w:webHidden/>
          </w:rPr>
        </w:r>
        <w:r>
          <w:rPr>
            <w:noProof/>
            <w:webHidden/>
          </w:rPr>
          <w:fldChar w:fldCharType="separate"/>
        </w:r>
        <w:r w:rsidR="00DD340A">
          <w:rPr>
            <w:noProof/>
            <w:webHidden/>
          </w:rPr>
          <w:t>25</w:t>
        </w:r>
        <w:r>
          <w:rPr>
            <w:noProof/>
            <w:webHidden/>
          </w:rPr>
          <w:fldChar w:fldCharType="end"/>
        </w:r>
      </w:hyperlink>
    </w:p>
    <w:p w:rsidR="00DD340A" w:rsidRDefault="00223F15">
      <w:pPr>
        <w:pStyle w:val="10"/>
        <w:tabs>
          <w:tab w:val="right" w:leader="dot" w:pos="9344"/>
        </w:tabs>
        <w:rPr>
          <w:rFonts w:asciiTheme="minorHAnsi" w:eastAsiaTheme="minorEastAsia" w:hAnsiTheme="minorHAnsi" w:cstheme="minorBidi"/>
          <w:noProof/>
          <w:szCs w:val="22"/>
        </w:rPr>
      </w:pPr>
      <w:hyperlink w:anchor="_Toc38196322" w:history="1">
        <w:r w:rsidR="00DD340A" w:rsidRPr="00F65B58">
          <w:rPr>
            <w:rStyle w:val="ab"/>
            <w:rFonts w:hint="eastAsia"/>
            <w:noProof/>
          </w:rPr>
          <w:t>参考文献</w:t>
        </w:r>
        <w:r w:rsidR="00DD340A">
          <w:rPr>
            <w:noProof/>
            <w:webHidden/>
          </w:rPr>
          <w:tab/>
        </w:r>
        <w:r>
          <w:rPr>
            <w:noProof/>
            <w:webHidden/>
          </w:rPr>
          <w:fldChar w:fldCharType="begin"/>
        </w:r>
        <w:r w:rsidR="00DD340A">
          <w:rPr>
            <w:noProof/>
            <w:webHidden/>
          </w:rPr>
          <w:instrText xml:space="preserve"> PAGEREF _Toc38196322 \h </w:instrText>
        </w:r>
        <w:r>
          <w:rPr>
            <w:noProof/>
            <w:webHidden/>
          </w:rPr>
        </w:r>
        <w:r>
          <w:rPr>
            <w:noProof/>
            <w:webHidden/>
          </w:rPr>
          <w:fldChar w:fldCharType="separate"/>
        </w:r>
        <w:r w:rsidR="00DD340A">
          <w:rPr>
            <w:noProof/>
            <w:webHidden/>
          </w:rPr>
          <w:t>27</w:t>
        </w:r>
        <w:r>
          <w:rPr>
            <w:noProof/>
            <w:webHidden/>
          </w:rPr>
          <w:fldChar w:fldCharType="end"/>
        </w:r>
      </w:hyperlink>
    </w:p>
    <w:p w:rsidR="00DD340A" w:rsidRDefault="00223F15">
      <w:pPr>
        <w:pStyle w:val="10"/>
        <w:tabs>
          <w:tab w:val="right" w:leader="dot" w:pos="9344"/>
        </w:tabs>
        <w:rPr>
          <w:rFonts w:asciiTheme="minorHAnsi" w:eastAsiaTheme="minorEastAsia" w:hAnsiTheme="minorHAnsi" w:cstheme="minorBidi"/>
          <w:noProof/>
          <w:szCs w:val="22"/>
        </w:rPr>
      </w:pPr>
      <w:hyperlink w:anchor="_Toc38196323" w:history="1">
        <w:r w:rsidR="00DD340A" w:rsidRPr="00F65B58">
          <w:rPr>
            <w:rStyle w:val="ab"/>
            <w:rFonts w:hint="eastAsia"/>
            <w:noProof/>
          </w:rPr>
          <w:t>致谢</w:t>
        </w:r>
        <w:r w:rsidR="00DD340A">
          <w:rPr>
            <w:noProof/>
            <w:webHidden/>
          </w:rPr>
          <w:tab/>
        </w:r>
        <w:r>
          <w:rPr>
            <w:noProof/>
            <w:webHidden/>
          </w:rPr>
          <w:fldChar w:fldCharType="begin"/>
        </w:r>
        <w:r w:rsidR="00DD340A">
          <w:rPr>
            <w:noProof/>
            <w:webHidden/>
          </w:rPr>
          <w:instrText xml:space="preserve"> PAGEREF _Toc38196323 \h </w:instrText>
        </w:r>
        <w:r>
          <w:rPr>
            <w:noProof/>
            <w:webHidden/>
          </w:rPr>
        </w:r>
        <w:r>
          <w:rPr>
            <w:noProof/>
            <w:webHidden/>
          </w:rPr>
          <w:fldChar w:fldCharType="separate"/>
        </w:r>
        <w:r w:rsidR="00DD340A">
          <w:rPr>
            <w:noProof/>
            <w:webHidden/>
          </w:rPr>
          <w:t>28</w:t>
        </w:r>
        <w:r>
          <w:rPr>
            <w:noProof/>
            <w:webHidden/>
          </w:rPr>
          <w:fldChar w:fldCharType="end"/>
        </w:r>
      </w:hyperlink>
    </w:p>
    <w:p w:rsidR="00321C1A" w:rsidRDefault="00223F15" w:rsidP="00321C1A">
      <w:pPr>
        <w:rPr>
          <w:rFonts w:asciiTheme="majorEastAsia" w:eastAsiaTheme="majorEastAsia" w:hAnsiTheme="majorEastAsia"/>
          <w:b/>
          <w:sz w:val="30"/>
          <w:szCs w:val="30"/>
        </w:rPr>
      </w:pPr>
      <w:r>
        <w:rPr>
          <w:rFonts w:asciiTheme="majorEastAsia" w:eastAsiaTheme="majorEastAsia" w:hAnsiTheme="majorEastAsia"/>
          <w:b/>
          <w:sz w:val="30"/>
          <w:szCs w:val="30"/>
        </w:rPr>
        <w:fldChar w:fldCharType="end"/>
      </w: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E0BB8" w:rsidRDefault="003E0BB8" w:rsidP="00714F62">
      <w:pPr>
        <w:pStyle w:val="aa"/>
      </w:pPr>
      <w:bookmarkStart w:id="7" w:name="_Toc38196286"/>
      <w:r w:rsidRPr="00917BDF">
        <w:t>绪论</w:t>
      </w:r>
      <w:bookmarkEnd w:id="7"/>
    </w:p>
    <w:p w:rsidR="00B123B4" w:rsidRPr="00917BDF" w:rsidRDefault="00B123B4" w:rsidP="002C015F">
      <w:pPr>
        <w:jc w:val="center"/>
        <w:rPr>
          <w:rFonts w:asciiTheme="majorEastAsia" w:eastAsiaTheme="majorEastAsia" w:hAnsiTheme="majorEastAsia"/>
          <w:b/>
          <w:sz w:val="30"/>
          <w:szCs w:val="30"/>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研发背景</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基于Django</w:t>
      </w:r>
      <w:r w:rsidR="00820C54">
        <w:rPr>
          <w:rFonts w:ascii="Adobe 仿宋 Std R" w:eastAsia="Adobe 仿宋 Std R" w:hAnsi="Adobe 仿宋 Std R" w:hint="eastAsia"/>
          <w:sz w:val="24"/>
          <w:szCs w:val="24"/>
        </w:rPr>
        <w:t>框架设计</w:t>
      </w:r>
      <w:r w:rsidRPr="00917BDF">
        <w:rPr>
          <w:rFonts w:ascii="Adobe 仿宋 Std R" w:eastAsia="Adobe 仿宋 Std R" w:hAnsi="Adobe 仿宋 Std R" w:hint="eastAsia"/>
          <w:sz w:val="24"/>
          <w:szCs w:val="24"/>
        </w:rPr>
        <w:t>的电脑维修管理系统，对于提高电脑维修人员的工作效率，加强客户与电脑维修人员的交流具有较大的实践意义。</w:t>
      </w:r>
    </w:p>
    <w:p w:rsidR="00B123B4" w:rsidRPr="00917BDF" w:rsidRDefault="00B123B4" w:rsidP="002C015F">
      <w:pPr>
        <w:ind w:firstLine="420"/>
        <w:rPr>
          <w:rFonts w:ascii="Adobe 仿宋 Std R" w:eastAsia="Adobe 仿宋 Std R" w:hAnsi="Adobe 仿宋 Std R"/>
          <w:sz w:val="24"/>
          <w:szCs w:val="24"/>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国内外研究现状</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近几年，随着Python这种新的编程语言的快速发展，基于Python的web框架Django也得到了快速的发展，在一些常见的业务需求上，有了成熟的解决方案。Django的前后端数据传输技术，对数据库的连接，对Nginx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p>
    <w:p w:rsidR="00B123B4" w:rsidRPr="00917BDF" w:rsidRDefault="00B123B4" w:rsidP="002C015F">
      <w:pPr>
        <w:ind w:firstLine="420"/>
        <w:rPr>
          <w:rFonts w:ascii="Adobe 仿宋 Std R" w:eastAsia="Adobe 仿宋 Std R" w:hAnsi="Adobe 仿宋 Std R"/>
          <w:sz w:val="24"/>
          <w:szCs w:val="24"/>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系统的使用价值与现实意义</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sz w:val="24"/>
          <w:szCs w:val="24"/>
        </w:rPr>
        <w:t>本电脑维修管理系统</w:t>
      </w:r>
      <w:r w:rsidRPr="00917BDF">
        <w:rPr>
          <w:rFonts w:ascii="Adobe 仿宋 Std R" w:eastAsia="Adobe 仿宋 Std R" w:hAnsi="Adobe 仿宋 Std R" w:hint="eastAsia"/>
          <w:sz w:val="24"/>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17BDF">
        <w:rPr>
          <w:rFonts w:ascii="Adobe 仿宋 Std R" w:eastAsia="Adobe 仿宋 Std R" w:hAnsi="Adobe 仿宋 Std R"/>
          <w:sz w:val="24"/>
          <w:szCs w:val="24"/>
        </w:rPr>
        <w:t>在互联网发达的现在</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手机和电脑</w:t>
      </w:r>
      <w:r w:rsidRPr="00917BDF">
        <w:rPr>
          <w:rFonts w:ascii="Adobe 仿宋 Std R" w:eastAsia="Adobe 仿宋 Std R" w:hAnsi="Adobe 仿宋 Std R"/>
          <w:sz w:val="24"/>
          <w:szCs w:val="24"/>
        </w:rPr>
        <w:lastRenderedPageBreak/>
        <w:t>普及的现在</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客户可以随时通过本系统进行报修</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查看维修状态</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与维修员沟通</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大大节省了电脑维修过程中用于交流的时间</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提高了电脑维修的效率</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本系统还有助于对报修的电脑进行统一的管理</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减少了管理人员的工作强度</w:t>
      </w:r>
      <w:r w:rsidRPr="00917BDF">
        <w:rPr>
          <w:rFonts w:ascii="Adobe 仿宋 Std R" w:eastAsia="Adobe 仿宋 Std R" w:hAnsi="Adobe 仿宋 Std R" w:hint="eastAsia"/>
          <w:sz w:val="24"/>
          <w:szCs w:val="24"/>
        </w:rPr>
        <w:t>。</w:t>
      </w:r>
    </w:p>
    <w:p w:rsidR="003E0BB8" w:rsidRPr="00917BDF" w:rsidRDefault="003E0BB8" w:rsidP="00917BDF">
      <w:pPr>
        <w:tabs>
          <w:tab w:val="left" w:pos="420"/>
          <w:tab w:val="left" w:pos="840"/>
          <w:tab w:val="left" w:pos="1260"/>
          <w:tab w:val="left" w:pos="1680"/>
          <w:tab w:val="left" w:pos="2100"/>
          <w:tab w:val="left" w:pos="2520"/>
          <w:tab w:val="left" w:pos="3431"/>
        </w:tabs>
        <w:rPr>
          <w:rFonts w:ascii="Adobe 仿宋 Std R" w:eastAsia="Adobe 仿宋 Std R" w:hAnsi="Adobe 仿宋 Std R"/>
          <w:sz w:val="24"/>
          <w:szCs w:val="24"/>
        </w:rPr>
      </w:pPr>
      <w:r w:rsidRPr="00917BDF">
        <w:rPr>
          <w:rFonts w:ascii="Adobe 仿宋 Std R" w:eastAsia="Adobe 仿宋 Std R" w:hAnsi="Adobe 仿宋 Std R"/>
          <w:sz w:val="24"/>
          <w:szCs w:val="24"/>
        </w:rPr>
        <w:tab/>
        <w:t>本系统主要的现实意义</w:t>
      </w:r>
      <w:r w:rsidRPr="00917BDF">
        <w:rPr>
          <w:rFonts w:ascii="Adobe 仿宋 Std R" w:eastAsia="Adobe 仿宋 Std R" w:hAnsi="Adobe 仿宋 Std R" w:hint="eastAsia"/>
          <w:sz w:val="24"/>
          <w:szCs w:val="24"/>
        </w:rPr>
        <w:t>：</w:t>
      </w:r>
      <w:r w:rsidR="00917BDF" w:rsidRPr="00917BDF">
        <w:rPr>
          <w:rFonts w:ascii="Adobe 仿宋 Std R" w:eastAsia="Adobe 仿宋 Std R" w:hAnsi="Adobe 仿宋 Std R"/>
          <w:sz w:val="24"/>
          <w:szCs w:val="24"/>
        </w:rPr>
        <w:tab/>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提供电脑报修的方便途径；</w:t>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sz w:val="24"/>
          <w:szCs w:val="24"/>
        </w:rPr>
        <w:t>节省客户与维修人员的交流成本</w:t>
      </w:r>
      <w:r w:rsidRPr="00917BDF">
        <w:rPr>
          <w:rFonts w:ascii="Adobe 仿宋 Std R" w:eastAsia="Adobe 仿宋 Std R" w:hAnsi="Adobe 仿宋 Std R" w:hint="eastAsia"/>
          <w:sz w:val="24"/>
          <w:szCs w:val="24"/>
        </w:rPr>
        <w:t>；</w:t>
      </w:r>
    </w:p>
    <w:p w:rsidR="003E0BB8"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sz w:val="24"/>
          <w:szCs w:val="24"/>
        </w:rPr>
        <w:t>节省公司对维修人员和维修电脑的管理成本</w:t>
      </w:r>
      <w:r w:rsidRPr="00917BDF">
        <w:rPr>
          <w:rFonts w:ascii="Adobe 仿宋 Std R" w:eastAsia="Adobe 仿宋 Std R" w:hAnsi="Adobe 仿宋 Std R" w:hint="eastAsia"/>
          <w:sz w:val="24"/>
          <w:szCs w:val="24"/>
        </w:rPr>
        <w:t>；</w:t>
      </w:r>
    </w:p>
    <w:p w:rsidR="00B123B4" w:rsidRPr="00917BDF" w:rsidRDefault="00B123B4" w:rsidP="00B123B4">
      <w:pPr>
        <w:pStyle w:val="a6"/>
        <w:spacing w:line="400" w:lineRule="exact"/>
        <w:ind w:left="1140" w:firstLineChars="0" w:firstLine="0"/>
        <w:rPr>
          <w:rFonts w:ascii="Adobe 仿宋 Std R" w:eastAsia="Adobe 仿宋 Std R" w:hAnsi="Adobe 仿宋 Std R"/>
          <w:sz w:val="24"/>
          <w:szCs w:val="24"/>
        </w:rPr>
      </w:pPr>
    </w:p>
    <w:p w:rsidR="003E0BB8" w:rsidRDefault="006B771D" w:rsidP="00714F62">
      <w:pPr>
        <w:pStyle w:val="aa"/>
      </w:pPr>
      <w:bookmarkStart w:id="8" w:name="_Toc38196287"/>
      <w:commentRangeStart w:id="9"/>
      <w:r w:rsidRPr="00B55277">
        <w:rPr>
          <w:rFonts w:hint="eastAsia"/>
        </w:rPr>
        <w:t>第一章</w:t>
      </w:r>
      <w:r w:rsidRPr="00B55277">
        <w:rPr>
          <w:rFonts w:hint="eastAsia"/>
        </w:rPr>
        <w:t xml:space="preserve"> </w:t>
      </w:r>
      <w:r w:rsidR="003E0BB8" w:rsidRPr="00B55277">
        <w:rPr>
          <w:rFonts w:hint="eastAsia"/>
        </w:rPr>
        <w:t>Django</w:t>
      </w:r>
      <w:r w:rsidR="003E0BB8" w:rsidRPr="00B55277">
        <w:t xml:space="preserve"> Web</w:t>
      </w:r>
      <w:r w:rsidR="003E0BB8" w:rsidRPr="00B55277">
        <w:t>框架技术介绍</w:t>
      </w:r>
      <w:bookmarkEnd w:id="8"/>
      <w:commentRangeEnd w:id="9"/>
      <w:r w:rsidR="007D18FB">
        <w:rPr>
          <w:rStyle w:val="ad"/>
          <w:rFonts w:asciiTheme="minorHAnsi" w:eastAsiaTheme="minorEastAsia" w:hAnsiTheme="minorHAnsi" w:cstheme="minorBidi"/>
          <w:b w:val="0"/>
          <w:bCs w:val="0"/>
        </w:rPr>
        <w:commentReference w:id="9"/>
      </w:r>
    </w:p>
    <w:p w:rsidR="00B55277" w:rsidRPr="00B55277" w:rsidRDefault="00B55277" w:rsidP="00917BDF">
      <w:pPr>
        <w:pStyle w:val="a7"/>
        <w:jc w:val="center"/>
        <w:rPr>
          <w:rFonts w:asciiTheme="majorEastAsia" w:eastAsiaTheme="majorEastAsia" w:hAnsiTheme="majorEastAsia"/>
          <w:b/>
          <w:sz w:val="30"/>
          <w:szCs w:val="30"/>
        </w:rPr>
      </w:pPr>
    </w:p>
    <w:p w:rsidR="006B771D" w:rsidRPr="00714F62" w:rsidRDefault="006B771D" w:rsidP="00714F62">
      <w:pPr>
        <w:pStyle w:val="1"/>
      </w:pPr>
      <w:bookmarkStart w:id="10" w:name="_Toc38196288"/>
      <w:r w:rsidRPr="00714F62">
        <w:rPr>
          <w:rFonts w:hint="eastAsia"/>
        </w:rPr>
        <w:t>1</w:t>
      </w:r>
      <w:r w:rsidRPr="00714F62">
        <w:t xml:space="preserve">.1 </w:t>
      </w:r>
      <w:r w:rsidRPr="00714F62">
        <w:t>系统</w:t>
      </w:r>
      <w:r w:rsidRPr="00714F62">
        <w:rPr>
          <w:rFonts w:hint="eastAsia"/>
        </w:rPr>
        <w:t>W</w:t>
      </w:r>
      <w:r w:rsidRPr="00714F62">
        <w:t>eb</w:t>
      </w:r>
      <w:r w:rsidRPr="00714F62">
        <w:t>前端技术</w:t>
      </w:r>
      <w:bookmarkEnd w:id="10"/>
    </w:p>
    <w:p w:rsidR="006B771D" w:rsidRDefault="006B771D" w:rsidP="002C015F">
      <w:pPr>
        <w:ind w:firstLine="420"/>
        <w:rPr>
          <w:rFonts w:asciiTheme="minorEastAsia" w:hAnsiTheme="minorEastAsia"/>
          <w:sz w:val="24"/>
          <w:szCs w:val="24"/>
        </w:rPr>
      </w:pPr>
      <w:r w:rsidRPr="00B55277">
        <w:rPr>
          <w:rFonts w:asciiTheme="minorEastAsia" w:hAnsiTheme="minorEastAsia"/>
          <w:sz w:val="24"/>
          <w:szCs w:val="24"/>
        </w:rPr>
        <w:t>本系统使用的</w:t>
      </w:r>
      <w:r w:rsidRPr="00B55277">
        <w:rPr>
          <w:rFonts w:asciiTheme="minorEastAsia" w:hAnsiTheme="minorEastAsia" w:hint="eastAsia"/>
          <w:sz w:val="24"/>
          <w:szCs w:val="24"/>
        </w:rPr>
        <w:t>Web前端技术是目前市场上流行的三大前端框架（v</w:t>
      </w:r>
      <w:r w:rsidRPr="00B55277">
        <w:rPr>
          <w:rFonts w:asciiTheme="minorEastAsia" w:hAnsiTheme="minorEastAsia"/>
          <w:sz w:val="24"/>
          <w:szCs w:val="24"/>
        </w:rPr>
        <w:t>ue.js</w:t>
      </w:r>
      <w:r w:rsidRPr="00B55277">
        <w:rPr>
          <w:rFonts w:asciiTheme="minorEastAsia" w:hAnsiTheme="minorEastAsia" w:hint="eastAsia"/>
          <w:sz w:val="24"/>
          <w:szCs w:val="24"/>
        </w:rPr>
        <w:t>、react.</w:t>
      </w:r>
      <w:r w:rsidRPr="00B55277">
        <w:rPr>
          <w:rFonts w:asciiTheme="minorEastAsia" w:hAnsiTheme="minorEastAsia"/>
          <w:sz w:val="24"/>
          <w:szCs w:val="24"/>
        </w:rPr>
        <w:t>js</w:t>
      </w:r>
      <w:r w:rsidRPr="00B55277">
        <w:rPr>
          <w:rFonts w:asciiTheme="minorEastAsia" w:hAnsiTheme="minorEastAsia" w:hint="eastAsia"/>
          <w:sz w:val="24"/>
          <w:szCs w:val="24"/>
        </w:rPr>
        <w:t>、a</w:t>
      </w:r>
      <w:r w:rsidRPr="00B55277">
        <w:rPr>
          <w:rFonts w:asciiTheme="minorEastAsia" w:hAnsiTheme="minorEastAsia"/>
          <w:sz w:val="24"/>
          <w:szCs w:val="24"/>
        </w:rPr>
        <w:t>ngular.js</w:t>
      </w:r>
      <w:r w:rsidRPr="00B55277">
        <w:rPr>
          <w:rFonts w:asciiTheme="minorEastAsia" w:hAnsiTheme="minorEastAsia" w:hint="eastAsia"/>
          <w:sz w:val="24"/>
          <w:szCs w:val="24"/>
        </w:rPr>
        <w:t>）之一。</w:t>
      </w:r>
      <w:r w:rsidRPr="00B55277">
        <w:rPr>
          <w:rFonts w:asciiTheme="minorEastAsia" w:hAnsiTheme="minorEastAsia"/>
          <w:sz w:val="24"/>
          <w:szCs w:val="24"/>
        </w:rPr>
        <w:t>Vue.js是一套用构建用户界面的JavaScript框架</w:t>
      </w:r>
      <w:r w:rsidRPr="00B55277">
        <w:rPr>
          <w:rFonts w:asciiTheme="minorEastAsia" w:hAnsiTheme="minorEastAsia" w:hint="eastAsia"/>
          <w:sz w:val="24"/>
          <w:szCs w:val="24"/>
        </w:rPr>
        <w:t>，它的</w:t>
      </w:r>
      <w:proofErr w:type="gramStart"/>
      <w:r w:rsidRPr="00B55277">
        <w:rPr>
          <w:rFonts w:asciiTheme="minorEastAsia" w:hAnsiTheme="minorEastAsia" w:hint="eastAsia"/>
          <w:sz w:val="24"/>
          <w:szCs w:val="24"/>
        </w:rPr>
        <w:t>核心库只关心</w:t>
      </w:r>
      <w:proofErr w:type="gramEnd"/>
      <w:r w:rsidRPr="00B55277">
        <w:rPr>
          <w:rFonts w:asciiTheme="minorEastAsia" w:hAnsiTheme="minorEastAsia" w:hint="eastAsia"/>
          <w:sz w:val="24"/>
          <w:szCs w:val="24"/>
        </w:rPr>
        <w:t>视图层，使得前端的开发与后端的业务逻辑分离开来。使用vue.js，使得前端项目可以作为一个独立项目运行，而非依托于后端的服务器。</w:t>
      </w:r>
      <w:r w:rsidRPr="00B55277">
        <w:rPr>
          <w:rFonts w:asciiTheme="minorEastAsia" w:hAnsiTheme="minorEastAsia"/>
          <w:sz w:val="24"/>
          <w:szCs w:val="24"/>
        </w:rPr>
        <w:t>vue.js使用的是MVVM</w:t>
      </w:r>
      <w:r w:rsidRPr="00B55277">
        <w:rPr>
          <w:rFonts w:asciiTheme="minorEastAsia" w:hAnsiTheme="minorEastAsia" w:hint="eastAsia"/>
          <w:sz w:val="24"/>
          <w:szCs w:val="24"/>
        </w:rPr>
        <w:t>（</w:t>
      </w:r>
      <w:r w:rsidRPr="00B55277">
        <w:rPr>
          <w:rFonts w:asciiTheme="minorEastAsia" w:hAnsiTheme="minorEastAsia"/>
          <w:color w:val="111111"/>
          <w:sz w:val="24"/>
          <w:szCs w:val="24"/>
          <w:shd w:val="clear" w:color="auto" w:fill="FFFFFF"/>
        </w:rPr>
        <w:t>Model-View-ViewModel</w:t>
      </w:r>
      <w:r w:rsidRPr="00B55277">
        <w:rPr>
          <w:rFonts w:asciiTheme="minorEastAsia" w:hAnsiTheme="minorEastAsia" w:hint="eastAsia"/>
          <w:sz w:val="24"/>
          <w:szCs w:val="24"/>
        </w:rPr>
        <w:t>）</w:t>
      </w:r>
      <w:r w:rsidRPr="00B55277">
        <w:rPr>
          <w:rFonts w:asciiTheme="minorEastAsia" w:hAnsiTheme="minorEastAsia"/>
          <w:sz w:val="24"/>
          <w:szCs w:val="24"/>
        </w:rPr>
        <w:t>的架构模式</w:t>
      </w:r>
      <w:r w:rsidRPr="00B55277">
        <w:rPr>
          <w:rFonts w:asciiTheme="minorEastAsia" w:hAnsiTheme="minorEastAsia" w:hint="eastAsia"/>
          <w:sz w:val="24"/>
          <w:szCs w:val="24"/>
        </w:rPr>
        <w:t>，M</w:t>
      </w:r>
      <w:r w:rsidRPr="00B55277">
        <w:rPr>
          <w:rFonts w:asciiTheme="minorEastAsia" w:hAnsiTheme="minorEastAsia"/>
          <w:sz w:val="24"/>
          <w:szCs w:val="24"/>
        </w:rPr>
        <w:t>odel即为数据模型</w:t>
      </w:r>
      <w:r w:rsidRPr="00B55277">
        <w:rPr>
          <w:rFonts w:asciiTheme="minorEastAsia" w:hAnsiTheme="minorEastAsia" w:hint="eastAsia"/>
          <w:sz w:val="24"/>
          <w:szCs w:val="24"/>
        </w:rPr>
        <w:t>，</w:t>
      </w:r>
      <w:r w:rsidRPr="00B55277">
        <w:rPr>
          <w:rFonts w:asciiTheme="minorEastAsia" w:hAnsiTheme="minorEastAsia"/>
          <w:sz w:val="24"/>
          <w:szCs w:val="24"/>
        </w:rPr>
        <w:t>View即为视图</w:t>
      </w:r>
      <w:r w:rsidRPr="00B55277">
        <w:rPr>
          <w:rFonts w:asciiTheme="minorEastAsia" w:hAnsiTheme="minorEastAsia" w:hint="eastAsia"/>
          <w:sz w:val="24"/>
          <w:szCs w:val="24"/>
        </w:rPr>
        <w:t>。M</w:t>
      </w:r>
      <w:r w:rsidRPr="00B55277">
        <w:rPr>
          <w:rFonts w:asciiTheme="minorEastAsia" w:hAnsiTheme="minorEastAsia"/>
          <w:sz w:val="24"/>
          <w:szCs w:val="24"/>
        </w:rPr>
        <w:t>VVM的架构模式</w:t>
      </w:r>
      <w:r w:rsidRPr="00B55277">
        <w:rPr>
          <w:rFonts w:asciiTheme="minorEastAsia" w:hAnsiTheme="minorEastAsia" w:hint="eastAsia"/>
          <w:sz w:val="24"/>
          <w:szCs w:val="24"/>
        </w:rPr>
        <w:t>，</w:t>
      </w:r>
      <w:r w:rsidRPr="00B55277">
        <w:rPr>
          <w:rFonts w:asciiTheme="minorEastAsia" w:hAnsiTheme="minorEastAsia"/>
          <w:sz w:val="24"/>
          <w:szCs w:val="24"/>
        </w:rPr>
        <w:t>实现了数据双向绑定</w:t>
      </w:r>
      <w:r w:rsidRPr="00B55277">
        <w:rPr>
          <w:rFonts w:asciiTheme="minorEastAsia" w:hAnsiTheme="minorEastAsia" w:hint="eastAsia"/>
          <w:sz w:val="24"/>
          <w:szCs w:val="24"/>
        </w:rPr>
        <w:t>，</w:t>
      </w:r>
      <w:r w:rsidRPr="00B55277">
        <w:rPr>
          <w:rFonts w:asciiTheme="minorEastAsia" w:hAnsiTheme="minorEastAsia"/>
          <w:sz w:val="24"/>
          <w:szCs w:val="24"/>
        </w:rPr>
        <w:t>解决了传统前端</w:t>
      </w:r>
      <w:r w:rsidRPr="00B55277">
        <w:rPr>
          <w:rFonts w:asciiTheme="minorEastAsia" w:hAnsiTheme="minorEastAsia" w:hint="eastAsia"/>
          <w:sz w:val="24"/>
          <w:szCs w:val="24"/>
        </w:rPr>
        <w:t>（JavaScript）中处理繁琐、代码冗余、渲染性能低、加载速度慢的问题。使用v</w:t>
      </w:r>
      <w:r w:rsidRPr="00B55277">
        <w:rPr>
          <w:rFonts w:asciiTheme="minorEastAsia" w:hAnsiTheme="minorEastAsia"/>
          <w:sz w:val="24"/>
          <w:szCs w:val="24"/>
        </w:rPr>
        <w:t>ue.js作为前端开发技术</w:t>
      </w:r>
      <w:r w:rsidRPr="00B55277">
        <w:rPr>
          <w:rFonts w:asciiTheme="minorEastAsia" w:hAnsiTheme="minorEastAsia" w:hint="eastAsia"/>
          <w:sz w:val="24"/>
          <w:szCs w:val="24"/>
        </w:rPr>
        <w:t>，</w:t>
      </w:r>
      <w:r w:rsidRPr="00B55277">
        <w:rPr>
          <w:rFonts w:asciiTheme="minorEastAsia" w:hAnsiTheme="minorEastAsia"/>
          <w:sz w:val="24"/>
          <w:szCs w:val="24"/>
        </w:rPr>
        <w:t>可以加大程度的加速开发效率和提供用户体验</w:t>
      </w:r>
      <w:r w:rsidRPr="00B55277">
        <w:rPr>
          <w:rFonts w:asciiTheme="minorEastAsia" w:hAnsiTheme="minorEastAsia" w:hint="eastAsia"/>
          <w:sz w:val="24"/>
          <w:szCs w:val="24"/>
        </w:rPr>
        <w:t>。</w:t>
      </w:r>
    </w:p>
    <w:p w:rsidR="00B55277" w:rsidRPr="00B55277" w:rsidRDefault="00B55277" w:rsidP="002C015F">
      <w:pPr>
        <w:ind w:firstLine="420"/>
        <w:rPr>
          <w:rFonts w:asciiTheme="minorEastAsia" w:hAnsiTheme="minorEastAsia"/>
          <w:sz w:val="24"/>
          <w:szCs w:val="24"/>
        </w:rPr>
      </w:pPr>
    </w:p>
    <w:p w:rsidR="006B771D" w:rsidRPr="00B55277" w:rsidRDefault="006B771D" w:rsidP="00932816">
      <w:pPr>
        <w:pStyle w:val="1"/>
      </w:pPr>
      <w:bookmarkStart w:id="11" w:name="_Toc38196289"/>
      <w:r w:rsidRPr="00B55277">
        <w:rPr>
          <w:rFonts w:hint="eastAsia"/>
        </w:rPr>
        <w:t>1</w:t>
      </w:r>
      <w:r w:rsidRPr="00B55277">
        <w:t xml:space="preserve">.2 </w:t>
      </w:r>
      <w:r w:rsidRPr="00B55277">
        <w:t>系统</w:t>
      </w:r>
      <w:r w:rsidRPr="00B55277">
        <w:t>Web</w:t>
      </w:r>
      <w:r w:rsidRPr="00B55277">
        <w:t>后端技术</w:t>
      </w:r>
      <w:bookmarkEnd w:id="11"/>
    </w:p>
    <w:p w:rsidR="006B771D" w:rsidRDefault="006B771D" w:rsidP="002C015F">
      <w:pPr>
        <w:ind w:firstLine="420"/>
        <w:rPr>
          <w:rFonts w:asciiTheme="minorEastAsia" w:hAnsiTheme="minorEastAsia"/>
          <w:sz w:val="24"/>
          <w:szCs w:val="24"/>
        </w:rPr>
      </w:pPr>
      <w:r w:rsidRPr="00B55277">
        <w:rPr>
          <w:rFonts w:asciiTheme="minorEastAsia" w:hAnsiTheme="minorEastAsia"/>
          <w:sz w:val="24"/>
          <w:szCs w:val="24"/>
        </w:rPr>
        <w:t>本系统使用的Web后端技术是</w:t>
      </w:r>
      <w:r w:rsidRPr="00B55277">
        <w:rPr>
          <w:rFonts w:asciiTheme="minorEastAsia" w:hAnsiTheme="minorEastAsia" w:hint="eastAsia"/>
          <w:sz w:val="24"/>
          <w:szCs w:val="24"/>
        </w:rPr>
        <w:t>Python的后端开发框架Django。Django作为轻量型的框架，具有开箱即用、配置简单、功能齐全的特点。Django框架采用的是M</w:t>
      </w:r>
      <w:r w:rsidRPr="00B55277">
        <w:rPr>
          <w:rFonts w:asciiTheme="minorEastAsia" w:hAnsiTheme="minorEastAsia"/>
          <w:sz w:val="24"/>
          <w:szCs w:val="24"/>
        </w:rPr>
        <w:t>TV</w:t>
      </w:r>
      <w:r w:rsidRPr="00B55277">
        <w:rPr>
          <w:rFonts w:asciiTheme="minorEastAsia" w:hAnsiTheme="minorEastAsia" w:hint="eastAsia"/>
          <w:sz w:val="24"/>
          <w:szCs w:val="24"/>
        </w:rPr>
        <w:t>（M</w:t>
      </w:r>
      <w:r w:rsidRPr="00B55277">
        <w:rPr>
          <w:rFonts w:asciiTheme="minorEastAsia" w:hAnsiTheme="minorEastAsia"/>
          <w:sz w:val="24"/>
          <w:szCs w:val="24"/>
        </w:rPr>
        <w:t>odel-Template-View</w:t>
      </w:r>
      <w:r w:rsidRPr="00B55277">
        <w:rPr>
          <w:rFonts w:asciiTheme="minorEastAsia" w:hAnsiTheme="minorEastAsia" w:hint="eastAsia"/>
          <w:sz w:val="24"/>
          <w:szCs w:val="24"/>
        </w:rPr>
        <w:t>）设计模式，M</w:t>
      </w:r>
      <w:r w:rsidRPr="00B55277">
        <w:rPr>
          <w:rFonts w:asciiTheme="minorEastAsia" w:hAnsiTheme="minorEastAsia"/>
          <w:sz w:val="24"/>
          <w:szCs w:val="24"/>
        </w:rPr>
        <w:t>odel即为模型</w:t>
      </w:r>
      <w:r w:rsidRPr="00B55277">
        <w:rPr>
          <w:rFonts w:asciiTheme="minorEastAsia" w:hAnsiTheme="minorEastAsia" w:hint="eastAsia"/>
          <w:sz w:val="24"/>
          <w:szCs w:val="24"/>
        </w:rPr>
        <w:t>，T</w:t>
      </w:r>
      <w:r w:rsidRPr="00B55277">
        <w:rPr>
          <w:rFonts w:asciiTheme="minorEastAsia" w:hAnsiTheme="minorEastAsia"/>
          <w:sz w:val="24"/>
          <w:szCs w:val="24"/>
        </w:rPr>
        <w:t>emplate即为模板</w:t>
      </w:r>
      <w:r w:rsidRPr="00B55277">
        <w:rPr>
          <w:rFonts w:asciiTheme="minorEastAsia" w:hAnsiTheme="minorEastAsia" w:hint="eastAsia"/>
          <w:sz w:val="24"/>
          <w:szCs w:val="24"/>
        </w:rPr>
        <w:t>，V</w:t>
      </w:r>
      <w:r w:rsidRPr="00B55277">
        <w:rPr>
          <w:rFonts w:asciiTheme="minorEastAsia" w:hAnsiTheme="minorEastAsia"/>
          <w:sz w:val="24"/>
          <w:szCs w:val="24"/>
        </w:rPr>
        <w:t>iew即为视图</w:t>
      </w:r>
      <w:r w:rsidRPr="00B55277">
        <w:rPr>
          <w:rFonts w:asciiTheme="minorEastAsia" w:hAnsiTheme="minorEastAsia" w:hint="eastAsia"/>
          <w:sz w:val="24"/>
          <w:szCs w:val="24"/>
        </w:rPr>
        <w:t>。</w:t>
      </w:r>
      <w:r w:rsidRPr="00B55277">
        <w:rPr>
          <w:rFonts w:asciiTheme="minorEastAsia" w:hAnsiTheme="minorEastAsia"/>
          <w:sz w:val="24"/>
          <w:szCs w:val="24"/>
        </w:rPr>
        <w:t>Django的核心组件包括路由设计</w:t>
      </w:r>
      <w:r w:rsidRPr="00B55277">
        <w:rPr>
          <w:rFonts w:asciiTheme="minorEastAsia" w:hAnsiTheme="minorEastAsia" w:hint="eastAsia"/>
          <w:sz w:val="24"/>
          <w:szCs w:val="24"/>
        </w:rPr>
        <w:t>（URL）、对象关系映射（ORM）、用户友好的模板语言、a</w:t>
      </w:r>
      <w:r w:rsidRPr="00B55277">
        <w:rPr>
          <w:rFonts w:asciiTheme="minorEastAsia" w:hAnsiTheme="minorEastAsia"/>
          <w:sz w:val="24"/>
          <w:szCs w:val="24"/>
        </w:rPr>
        <w:t>dmin系统等</w:t>
      </w:r>
      <w:r w:rsidRPr="00B55277">
        <w:rPr>
          <w:rFonts w:asciiTheme="minorEastAsia" w:hAnsiTheme="minorEastAsia" w:hint="eastAsia"/>
          <w:sz w:val="24"/>
          <w:szCs w:val="24"/>
        </w:rPr>
        <w:t>。</w:t>
      </w:r>
      <w:r w:rsidRPr="00B55277">
        <w:rPr>
          <w:rFonts w:asciiTheme="minorEastAsia" w:hAnsiTheme="minorEastAsia"/>
          <w:sz w:val="24"/>
          <w:szCs w:val="24"/>
        </w:rPr>
        <w:t>Django相比其他后端框架</w:t>
      </w:r>
      <w:r w:rsidRPr="00B55277">
        <w:rPr>
          <w:rFonts w:asciiTheme="minorEastAsia" w:hAnsiTheme="minorEastAsia" w:hint="eastAsia"/>
          <w:sz w:val="24"/>
          <w:szCs w:val="24"/>
        </w:rPr>
        <w:t>，</w:t>
      </w:r>
      <w:r w:rsidRPr="00B55277">
        <w:rPr>
          <w:rFonts w:asciiTheme="minorEastAsia" w:hAnsiTheme="minorEastAsia"/>
          <w:sz w:val="24"/>
          <w:szCs w:val="24"/>
        </w:rPr>
        <w:t>其最明显的优势就是开箱即用</w:t>
      </w:r>
      <w:r w:rsidRPr="00B55277">
        <w:rPr>
          <w:rFonts w:asciiTheme="minorEastAsia" w:hAnsiTheme="minorEastAsia" w:hint="eastAsia"/>
          <w:sz w:val="24"/>
          <w:szCs w:val="24"/>
        </w:rPr>
        <w:t>。Django自带有开发环境使用的服务器，不需要开发人员在开发时进行服务器的配置。Django还自带对象关系映射框架，也已经事先配置好，开发者只需要使用默认配置即可。通过对象关系映射（ORM）框架，开发人员可以直接调用接口操作数据库，而不需要在代码中写繁复的s</w:t>
      </w:r>
      <w:r w:rsidRPr="00B55277">
        <w:rPr>
          <w:rFonts w:asciiTheme="minorEastAsia" w:hAnsiTheme="minorEastAsia"/>
          <w:sz w:val="24"/>
          <w:szCs w:val="24"/>
        </w:rPr>
        <w:t>ql语句</w:t>
      </w:r>
      <w:r w:rsidRPr="00B55277">
        <w:rPr>
          <w:rFonts w:asciiTheme="minorEastAsia" w:hAnsiTheme="minorEastAsia" w:hint="eastAsia"/>
          <w:sz w:val="24"/>
          <w:szCs w:val="24"/>
        </w:rPr>
        <w:t>，</w:t>
      </w:r>
      <w:r w:rsidRPr="00B55277">
        <w:rPr>
          <w:rFonts w:asciiTheme="minorEastAsia" w:hAnsiTheme="minorEastAsia"/>
          <w:sz w:val="24"/>
          <w:szCs w:val="24"/>
        </w:rPr>
        <w:t>保持了代码的简洁性</w:t>
      </w:r>
      <w:r w:rsidRPr="00B55277">
        <w:rPr>
          <w:rFonts w:asciiTheme="minorEastAsia" w:hAnsiTheme="minorEastAsia" w:hint="eastAsia"/>
          <w:sz w:val="24"/>
          <w:szCs w:val="24"/>
        </w:rPr>
        <w:t>，</w:t>
      </w:r>
      <w:r w:rsidRPr="00B55277">
        <w:rPr>
          <w:rFonts w:asciiTheme="minorEastAsia" w:hAnsiTheme="minorEastAsia"/>
          <w:sz w:val="24"/>
          <w:szCs w:val="24"/>
        </w:rPr>
        <w:t>也大大提高了开发效率</w:t>
      </w:r>
      <w:r w:rsidRPr="00B55277">
        <w:rPr>
          <w:rFonts w:asciiTheme="minorEastAsia" w:hAnsiTheme="minorEastAsia" w:hint="eastAsia"/>
          <w:sz w:val="24"/>
          <w:szCs w:val="24"/>
        </w:rPr>
        <w:t>。Django还提供了多种模板语言，可以更方便的进行视图的开发。除此之外，Django还有自带的数据库系统，但此数据库系统性能不强，一般只用于开发阶段。</w:t>
      </w:r>
    </w:p>
    <w:p w:rsidR="00B55277" w:rsidRPr="00B55277" w:rsidRDefault="00B55277" w:rsidP="002C015F">
      <w:pPr>
        <w:ind w:firstLine="420"/>
        <w:rPr>
          <w:rFonts w:asciiTheme="minorEastAsia" w:hAnsiTheme="minorEastAsia"/>
          <w:sz w:val="24"/>
          <w:szCs w:val="24"/>
        </w:rPr>
      </w:pPr>
    </w:p>
    <w:p w:rsidR="006B771D" w:rsidRPr="00B55277" w:rsidRDefault="006B771D" w:rsidP="00932816">
      <w:pPr>
        <w:pStyle w:val="1"/>
      </w:pPr>
      <w:bookmarkStart w:id="12" w:name="_Toc38196290"/>
      <w:r w:rsidRPr="00B55277">
        <w:rPr>
          <w:rFonts w:hint="eastAsia"/>
        </w:rPr>
        <w:lastRenderedPageBreak/>
        <w:t>1</w:t>
      </w:r>
      <w:r w:rsidRPr="00B55277">
        <w:t xml:space="preserve">.3 </w:t>
      </w:r>
      <w:r w:rsidRPr="00B55277">
        <w:t>系统数据库技术</w:t>
      </w:r>
      <w:bookmarkEnd w:id="12"/>
    </w:p>
    <w:p w:rsidR="006B771D" w:rsidRDefault="006B771D" w:rsidP="00B55277">
      <w:pPr>
        <w:ind w:firstLine="420"/>
        <w:rPr>
          <w:rFonts w:asciiTheme="minorEastAsia" w:hAnsiTheme="minorEastAsia"/>
          <w:sz w:val="24"/>
          <w:szCs w:val="24"/>
        </w:rPr>
      </w:pPr>
      <w:r w:rsidRPr="00B55277">
        <w:rPr>
          <w:rFonts w:asciiTheme="minorEastAsia" w:hAnsiTheme="minorEastAsia"/>
          <w:sz w:val="24"/>
          <w:szCs w:val="24"/>
        </w:rPr>
        <w:t>本系统使用的数据库技术是MySQL</w:t>
      </w:r>
      <w:r w:rsidRPr="00B55277">
        <w:rPr>
          <w:rFonts w:asciiTheme="minorEastAsia" w:hAnsiTheme="minorEastAsia" w:hint="eastAsia"/>
          <w:sz w:val="24"/>
          <w:szCs w:val="24"/>
        </w:rPr>
        <w:t>。</w:t>
      </w:r>
      <w:r w:rsidRPr="00B55277">
        <w:rPr>
          <w:rFonts w:asciiTheme="minorEastAsia" w:hAnsiTheme="minorEastAsia"/>
          <w:sz w:val="24"/>
          <w:szCs w:val="24"/>
        </w:rPr>
        <w:t>MySQL是Oracle旗下产品</w:t>
      </w:r>
      <w:r w:rsidRPr="00B55277">
        <w:rPr>
          <w:rFonts w:asciiTheme="minorEastAsia" w:hAnsiTheme="minorEastAsia" w:hint="eastAsia"/>
          <w:sz w:val="24"/>
          <w:szCs w:val="24"/>
        </w:rPr>
        <w:t>，是最流行的关系型数据库之一。MySQL作为开源软件，具有体积小、速度快、成本低等优点。MySQL数据库在Web开发中被广泛使用，对各种流行语言（c++、Java、Python、PHP等）和框架的支持也非常成熟。</w:t>
      </w:r>
      <w:r w:rsidRPr="00B55277">
        <w:rPr>
          <w:rFonts w:asciiTheme="minorEastAsia" w:hAnsiTheme="minorEastAsia"/>
          <w:sz w:val="24"/>
          <w:szCs w:val="24"/>
        </w:rPr>
        <w:t>MySQL除了控制台以外</w:t>
      </w:r>
      <w:r w:rsidRPr="00B55277">
        <w:rPr>
          <w:rFonts w:asciiTheme="minorEastAsia" w:hAnsiTheme="minorEastAsia" w:hint="eastAsia"/>
          <w:sz w:val="24"/>
          <w:szCs w:val="24"/>
        </w:rPr>
        <w:t>，</w:t>
      </w:r>
      <w:r w:rsidRPr="00B55277">
        <w:rPr>
          <w:rFonts w:asciiTheme="minorEastAsia" w:hAnsiTheme="minorEastAsia"/>
          <w:sz w:val="24"/>
          <w:szCs w:val="24"/>
        </w:rPr>
        <w:t>还提供了更加方便的图形客户端</w:t>
      </w:r>
      <w:r w:rsidRPr="00B55277">
        <w:rPr>
          <w:rFonts w:asciiTheme="minorEastAsia" w:hAnsiTheme="minorEastAsia" w:hint="eastAsia"/>
          <w:sz w:val="24"/>
          <w:szCs w:val="24"/>
        </w:rPr>
        <w:t>，</w:t>
      </w:r>
      <w:r w:rsidRPr="00B55277">
        <w:rPr>
          <w:rFonts w:asciiTheme="minorEastAsia" w:hAnsiTheme="minorEastAsia"/>
          <w:sz w:val="24"/>
          <w:szCs w:val="24"/>
        </w:rPr>
        <w:t>对于新手来说非常友好</w:t>
      </w:r>
      <w:r w:rsidRPr="00B55277">
        <w:rPr>
          <w:rFonts w:asciiTheme="minorEastAsia" w:hAnsiTheme="minorEastAsia" w:hint="eastAsia"/>
          <w:sz w:val="24"/>
          <w:szCs w:val="24"/>
        </w:rPr>
        <w:t>。</w:t>
      </w:r>
      <w:r w:rsidRPr="00B55277">
        <w:rPr>
          <w:rFonts w:asciiTheme="minorEastAsia" w:hAnsiTheme="minorEastAsia"/>
          <w:sz w:val="24"/>
          <w:szCs w:val="24"/>
        </w:rPr>
        <w:t>其在Web开发中成熟的体系</w:t>
      </w:r>
      <w:r w:rsidRPr="00B55277">
        <w:rPr>
          <w:rFonts w:asciiTheme="minorEastAsia" w:hAnsiTheme="minorEastAsia" w:hint="eastAsia"/>
          <w:sz w:val="24"/>
          <w:szCs w:val="24"/>
        </w:rPr>
        <w:t>，</w:t>
      </w:r>
      <w:r w:rsidRPr="00B55277">
        <w:rPr>
          <w:rFonts w:asciiTheme="minorEastAsia" w:hAnsiTheme="minorEastAsia"/>
          <w:sz w:val="24"/>
          <w:szCs w:val="24"/>
        </w:rPr>
        <w:t>试</w:t>
      </w:r>
      <w:proofErr w:type="gramStart"/>
      <w:r w:rsidRPr="00B55277">
        <w:rPr>
          <w:rFonts w:asciiTheme="minorEastAsia" w:hAnsiTheme="minorEastAsia"/>
          <w:sz w:val="24"/>
          <w:szCs w:val="24"/>
        </w:rPr>
        <w:t>错成本</w:t>
      </w:r>
      <w:proofErr w:type="gramEnd"/>
      <w:r w:rsidRPr="00B55277">
        <w:rPr>
          <w:rFonts w:asciiTheme="minorEastAsia" w:hAnsiTheme="minorEastAsia"/>
          <w:sz w:val="24"/>
          <w:szCs w:val="24"/>
        </w:rPr>
        <w:t>较低</w:t>
      </w:r>
      <w:r w:rsidRPr="00B55277">
        <w:rPr>
          <w:rFonts w:asciiTheme="minorEastAsia" w:hAnsiTheme="minorEastAsia" w:hint="eastAsia"/>
          <w:sz w:val="24"/>
          <w:szCs w:val="24"/>
        </w:rPr>
        <w:t>，</w:t>
      </w:r>
      <w:r w:rsidRPr="00B55277">
        <w:rPr>
          <w:rFonts w:asciiTheme="minorEastAsia" w:hAnsiTheme="minorEastAsia"/>
          <w:sz w:val="24"/>
          <w:szCs w:val="24"/>
        </w:rPr>
        <w:t>能极大提高开发效率</w:t>
      </w:r>
      <w:r w:rsidRPr="00B55277">
        <w:rPr>
          <w:rFonts w:asciiTheme="minorEastAsia" w:hAnsiTheme="minorEastAsia" w:hint="eastAsia"/>
          <w:sz w:val="24"/>
          <w:szCs w:val="24"/>
        </w:rPr>
        <w:t>。MySQL支持多种存储引擎，用户可以根据需要，选择更加合适的存储引擎。MySQL的事务处理系统，保证了ACID（原子性、一致性、隔离性、持久性）四大特性。MySQL还有着系统的数据备份和</w:t>
      </w:r>
      <w:proofErr w:type="gramStart"/>
      <w:r w:rsidRPr="00B55277">
        <w:rPr>
          <w:rFonts w:asciiTheme="minorEastAsia" w:hAnsiTheme="minorEastAsia" w:hint="eastAsia"/>
          <w:sz w:val="24"/>
          <w:szCs w:val="24"/>
        </w:rPr>
        <w:t>数据回滚方案</w:t>
      </w:r>
      <w:proofErr w:type="gramEnd"/>
      <w:r w:rsidRPr="00B55277">
        <w:rPr>
          <w:rFonts w:asciiTheme="minorEastAsia" w:hAnsiTheme="minorEastAsia" w:hint="eastAsia"/>
          <w:sz w:val="24"/>
          <w:szCs w:val="24"/>
        </w:rPr>
        <w:t>，防止了数据的丢失。MySQL对于千万条记录级</w:t>
      </w:r>
      <w:r w:rsidR="00B55277">
        <w:rPr>
          <w:rFonts w:asciiTheme="minorEastAsia" w:hAnsiTheme="minorEastAsia" w:hint="eastAsia"/>
          <w:sz w:val="24"/>
          <w:szCs w:val="24"/>
        </w:rPr>
        <w:t>别的数据，也可以做到很好的快速处理，具有稳定、快速、可靠的优点。</w:t>
      </w:r>
    </w:p>
    <w:p w:rsidR="00B123B4" w:rsidRPr="00B55277" w:rsidRDefault="00B123B4" w:rsidP="00B55277">
      <w:pPr>
        <w:ind w:firstLine="420"/>
        <w:rPr>
          <w:rFonts w:asciiTheme="minorEastAsia" w:hAnsiTheme="minorEastAsia"/>
          <w:sz w:val="24"/>
          <w:szCs w:val="24"/>
        </w:rPr>
      </w:pPr>
    </w:p>
    <w:p w:rsidR="006B771D" w:rsidRDefault="006B771D" w:rsidP="00932816">
      <w:pPr>
        <w:pStyle w:val="aa"/>
      </w:pPr>
      <w:bookmarkStart w:id="13" w:name="_Toc38196291"/>
      <w:r w:rsidRPr="00B55277">
        <w:rPr>
          <w:rFonts w:hint="eastAsia"/>
        </w:rPr>
        <w:t>第二章</w:t>
      </w:r>
      <w:r w:rsidRPr="00B55277">
        <w:rPr>
          <w:rFonts w:hint="eastAsia"/>
        </w:rPr>
        <w:t xml:space="preserve"> </w:t>
      </w:r>
      <w:ins w:id="14" w:author="Jangym" w:date="2020-04-21T12:57:00Z">
        <w:r w:rsidR="00207838">
          <w:rPr>
            <w:rFonts w:hint="eastAsia"/>
          </w:rPr>
          <w:t>系统</w:t>
        </w:r>
      </w:ins>
      <w:r w:rsidRPr="00B55277">
        <w:rPr>
          <w:rFonts w:hint="eastAsia"/>
        </w:rPr>
        <w:t>需求分析</w:t>
      </w:r>
      <w:bookmarkEnd w:id="13"/>
    </w:p>
    <w:p w:rsidR="00B123B4" w:rsidRPr="00B55277" w:rsidRDefault="00B123B4" w:rsidP="00B55277">
      <w:pPr>
        <w:jc w:val="center"/>
        <w:rPr>
          <w:rFonts w:asciiTheme="majorEastAsia" w:eastAsiaTheme="majorEastAsia" w:hAnsiTheme="majorEastAsia"/>
          <w:b/>
          <w:sz w:val="30"/>
          <w:szCs w:val="30"/>
        </w:rPr>
      </w:pPr>
    </w:p>
    <w:p w:rsidR="006B771D" w:rsidRPr="00B55277" w:rsidRDefault="006B771D" w:rsidP="00932816">
      <w:pPr>
        <w:pStyle w:val="1"/>
      </w:pPr>
      <w:bookmarkStart w:id="15" w:name="_Toc38196292"/>
      <w:r w:rsidRPr="00B55277">
        <w:rPr>
          <w:rFonts w:hint="eastAsia"/>
        </w:rPr>
        <w:t>2</w:t>
      </w:r>
      <w:r w:rsidRPr="00B55277">
        <w:t xml:space="preserve">.1 </w:t>
      </w:r>
      <w:r w:rsidRPr="00B55277">
        <w:t>系统可行性分析</w:t>
      </w:r>
      <w:bookmarkEnd w:id="15"/>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sz w:val="24"/>
          <w:szCs w:val="24"/>
        </w:rPr>
        <w:t>系统可行性分析是指在开发系统之前</w:t>
      </w:r>
      <w:r w:rsidRPr="006A276F">
        <w:rPr>
          <w:rFonts w:asciiTheme="minorEastAsia" w:hAnsiTheme="minorEastAsia" w:hint="eastAsia"/>
          <w:sz w:val="24"/>
          <w:szCs w:val="24"/>
        </w:rPr>
        <w:t>，</w:t>
      </w:r>
      <w:r w:rsidRPr="006A276F">
        <w:rPr>
          <w:rFonts w:asciiTheme="minorEastAsia" w:hAnsiTheme="minorEastAsia"/>
          <w:sz w:val="24"/>
          <w:szCs w:val="24"/>
        </w:rPr>
        <w:t>对当前技术和市场的调查分析</w:t>
      </w:r>
      <w:r w:rsidRPr="006A276F">
        <w:rPr>
          <w:rFonts w:asciiTheme="minorEastAsia" w:hAnsiTheme="minorEastAsia" w:hint="eastAsia"/>
          <w:sz w:val="24"/>
          <w:szCs w:val="24"/>
        </w:rPr>
        <w:t>。保证当前所具备的条件能够保证系统的开发和使用。</w:t>
      </w:r>
      <w:r w:rsidRPr="006A276F">
        <w:rPr>
          <w:rFonts w:asciiTheme="minorEastAsia" w:hAnsiTheme="minorEastAsia"/>
          <w:sz w:val="24"/>
          <w:szCs w:val="24"/>
        </w:rPr>
        <w:t>系统可行性分析包括技术可行性和经济可行性两个方面</w:t>
      </w:r>
      <w:r w:rsidRPr="006A276F">
        <w:rPr>
          <w:rFonts w:asciiTheme="minorEastAsia" w:hAnsiTheme="minorEastAsia" w:hint="eastAsia"/>
          <w:sz w:val="24"/>
          <w:szCs w:val="24"/>
        </w:rPr>
        <w:t>。</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hint="eastAsia"/>
          <w:sz w:val="24"/>
          <w:szCs w:val="24"/>
        </w:rPr>
        <w:t>技术可行性：现在处于互联网时代，各类基于w</w:t>
      </w:r>
      <w:r w:rsidRPr="006A276F">
        <w:rPr>
          <w:rFonts w:asciiTheme="minorEastAsia" w:hAnsiTheme="minorEastAsia"/>
          <w:sz w:val="24"/>
          <w:szCs w:val="24"/>
        </w:rPr>
        <w:t>eb开发的网站层出不穷</w:t>
      </w:r>
      <w:r w:rsidRPr="006A276F">
        <w:rPr>
          <w:rFonts w:asciiTheme="minorEastAsia" w:hAnsiTheme="minorEastAsia" w:hint="eastAsia"/>
          <w:sz w:val="24"/>
          <w:szCs w:val="24"/>
        </w:rPr>
        <w:t>，w</w:t>
      </w:r>
      <w:r w:rsidRPr="006A276F">
        <w:rPr>
          <w:rFonts w:asciiTheme="minorEastAsia" w:hAnsiTheme="minorEastAsia"/>
          <w:sz w:val="24"/>
          <w:szCs w:val="24"/>
        </w:rPr>
        <w:t>eb网站开发技术十分成熟</w:t>
      </w:r>
      <w:r w:rsidRPr="006A276F">
        <w:rPr>
          <w:rFonts w:asciiTheme="minorEastAsia" w:hAnsiTheme="minorEastAsia" w:hint="eastAsia"/>
          <w:sz w:val="24"/>
          <w:szCs w:val="24"/>
        </w:rPr>
        <w:t>，各类管理系统工具也在各行业得到广泛的使用。</w:t>
      </w:r>
      <w:r w:rsidRPr="006A276F">
        <w:rPr>
          <w:rFonts w:asciiTheme="minorEastAsia" w:hAnsiTheme="minorEastAsia"/>
          <w:sz w:val="24"/>
          <w:szCs w:val="24"/>
        </w:rPr>
        <w:t>近年来</w:t>
      </w:r>
      <w:r w:rsidRPr="006A276F">
        <w:rPr>
          <w:rFonts w:asciiTheme="minorEastAsia" w:hAnsiTheme="minorEastAsia" w:hint="eastAsia"/>
          <w:sz w:val="24"/>
          <w:szCs w:val="24"/>
        </w:rPr>
        <w:t>，</w:t>
      </w:r>
      <w:r w:rsidRPr="006A276F">
        <w:rPr>
          <w:rFonts w:asciiTheme="minorEastAsia" w:hAnsiTheme="minorEastAsia"/>
          <w:sz w:val="24"/>
          <w:szCs w:val="24"/>
        </w:rPr>
        <w:t>Django框架的发展也越来越完善</w:t>
      </w:r>
      <w:r w:rsidRPr="006A276F">
        <w:rPr>
          <w:rFonts w:asciiTheme="minorEastAsia" w:hAnsiTheme="minorEastAsia" w:hint="eastAsia"/>
          <w:sz w:val="24"/>
          <w:szCs w:val="24"/>
        </w:rPr>
        <w:t>，</w:t>
      </w:r>
      <w:r w:rsidRPr="006A276F">
        <w:rPr>
          <w:rFonts w:asciiTheme="minorEastAsia" w:hAnsiTheme="minorEastAsia"/>
          <w:sz w:val="24"/>
          <w:szCs w:val="24"/>
        </w:rPr>
        <w:t>前端框架技术也已经成为主流</w:t>
      </w:r>
      <w:r w:rsidRPr="006A276F">
        <w:rPr>
          <w:rFonts w:asciiTheme="minorEastAsia" w:hAnsiTheme="minorEastAsia" w:hint="eastAsia"/>
          <w:sz w:val="24"/>
          <w:szCs w:val="24"/>
        </w:rPr>
        <w:t>。</w:t>
      </w:r>
      <w:r w:rsidRPr="006A276F">
        <w:rPr>
          <w:rFonts w:asciiTheme="minorEastAsia" w:hAnsiTheme="minorEastAsia"/>
          <w:sz w:val="24"/>
          <w:szCs w:val="24"/>
        </w:rPr>
        <w:t>经过详细的技术分析</w:t>
      </w:r>
      <w:r w:rsidRPr="006A276F">
        <w:rPr>
          <w:rFonts w:asciiTheme="minorEastAsia" w:hAnsiTheme="minorEastAsia" w:hint="eastAsia"/>
          <w:sz w:val="24"/>
          <w:szCs w:val="24"/>
        </w:rPr>
        <w:t>，</w:t>
      </w:r>
      <w:r w:rsidRPr="006A276F">
        <w:rPr>
          <w:rFonts w:asciiTheme="minorEastAsia" w:hAnsiTheme="minorEastAsia"/>
          <w:sz w:val="24"/>
          <w:szCs w:val="24"/>
        </w:rPr>
        <w:t>现有的框架技术足以支持电脑维修管理系统的开发</w:t>
      </w:r>
      <w:r w:rsidRPr="006A276F">
        <w:rPr>
          <w:rFonts w:asciiTheme="minorEastAsia" w:hAnsiTheme="minorEastAsia" w:hint="eastAsia"/>
          <w:sz w:val="24"/>
          <w:szCs w:val="24"/>
        </w:rPr>
        <w:t>。</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sz w:val="24"/>
          <w:szCs w:val="24"/>
        </w:rPr>
        <w:t>经济可行性</w:t>
      </w:r>
      <w:r w:rsidRPr="006A276F">
        <w:rPr>
          <w:rFonts w:asciiTheme="minorEastAsia" w:hAnsiTheme="minorEastAsia" w:hint="eastAsia"/>
          <w:sz w:val="24"/>
          <w:szCs w:val="24"/>
        </w:rPr>
        <w:t>：</w:t>
      </w:r>
      <w:r w:rsidRPr="006A276F">
        <w:rPr>
          <w:rFonts w:asciiTheme="minorEastAsia" w:hAnsiTheme="minorEastAsia"/>
          <w:sz w:val="24"/>
          <w:szCs w:val="24"/>
        </w:rPr>
        <w:t>现在是一个互联网</w:t>
      </w:r>
      <w:r w:rsidRPr="006A276F">
        <w:rPr>
          <w:rFonts w:asciiTheme="minorEastAsia" w:hAnsiTheme="minorEastAsia" w:hint="eastAsia"/>
          <w:sz w:val="24"/>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w:t>
      </w:r>
      <w:proofErr w:type="gramStart"/>
      <w:r w:rsidRPr="006A276F">
        <w:rPr>
          <w:rFonts w:asciiTheme="minorEastAsia" w:hAnsiTheme="minorEastAsia" w:hint="eastAsia"/>
          <w:sz w:val="24"/>
          <w:szCs w:val="24"/>
        </w:rPr>
        <w:t>店愿意</w:t>
      </w:r>
      <w:proofErr w:type="gramEnd"/>
      <w:r w:rsidRPr="006A276F">
        <w:rPr>
          <w:rFonts w:asciiTheme="minorEastAsia" w:hAnsiTheme="minorEastAsia" w:hint="eastAsia"/>
          <w:sz w:val="24"/>
          <w:szCs w:val="24"/>
        </w:rPr>
        <w:t>购买一套完善的管理系统。因此，电脑维修管理系统，在经济上是可行的。</w:t>
      </w:r>
    </w:p>
    <w:p w:rsidR="00407C0E" w:rsidRPr="00407C0E" w:rsidRDefault="00407C0E" w:rsidP="002C015F"/>
    <w:p w:rsidR="006B771D" w:rsidRPr="00B55277" w:rsidRDefault="006B771D" w:rsidP="00932816">
      <w:pPr>
        <w:pStyle w:val="1"/>
      </w:pPr>
      <w:bookmarkStart w:id="16" w:name="_Toc38196293"/>
      <w:r w:rsidRPr="00B55277">
        <w:rPr>
          <w:rFonts w:hint="eastAsia"/>
        </w:rPr>
        <w:t>2</w:t>
      </w:r>
      <w:r w:rsidRPr="00B55277">
        <w:t xml:space="preserve">.2 </w:t>
      </w:r>
      <w:r w:rsidRPr="00B55277">
        <w:t>系统总体功能需求分析</w:t>
      </w:r>
      <w:bookmarkEnd w:id="16"/>
    </w:p>
    <w:p w:rsidR="00407C0E" w:rsidRPr="006A276F" w:rsidRDefault="00407C0E" w:rsidP="002C015F">
      <w:pPr>
        <w:rPr>
          <w:rFonts w:asciiTheme="minorEastAsia" w:hAnsiTheme="minorEastAsia"/>
          <w:sz w:val="24"/>
          <w:szCs w:val="24"/>
        </w:rPr>
      </w:pPr>
      <w:r w:rsidRPr="006A276F">
        <w:rPr>
          <w:rFonts w:asciiTheme="minorEastAsia" w:hAnsiTheme="minorEastAsia"/>
          <w:sz w:val="24"/>
          <w:szCs w:val="24"/>
        </w:rPr>
        <w:tab/>
        <w:t>本系统主要实现对维修单和维修人员的管理</w:t>
      </w:r>
      <w:r w:rsidRPr="006A276F">
        <w:rPr>
          <w:rFonts w:asciiTheme="minorEastAsia" w:hAnsiTheme="minorEastAsia" w:hint="eastAsia"/>
          <w:sz w:val="24"/>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要实现客户的电脑报修需求；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lastRenderedPageBreak/>
        <w:t>要实现客户对于电脑维修状态监测的需求；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要实现维修人员对维修电脑管理的需求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要实现维修人员与客户交流的需求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要实现维修人员请假的需求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要实现管理员对于客户管理的功能</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要实现管理员对维修电脑管理的功能</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要实现管理员对维修员管理的功能</w:t>
      </w:r>
      <w:r w:rsidRPr="006A276F">
        <w:rPr>
          <w:rFonts w:asciiTheme="minorEastAsia" w:eastAsiaTheme="minorEastAsia" w:hAnsiTheme="minorEastAsia" w:hint="eastAsia"/>
          <w:sz w:val="24"/>
          <w:szCs w:val="24"/>
        </w:rPr>
        <w:t>；</w:t>
      </w:r>
    </w:p>
    <w:p w:rsidR="00407C0E" w:rsidRPr="00407C0E" w:rsidRDefault="00407C0E" w:rsidP="002C015F"/>
    <w:p w:rsidR="006B771D" w:rsidRPr="00B55277" w:rsidRDefault="006B771D" w:rsidP="00932816">
      <w:pPr>
        <w:pStyle w:val="1"/>
      </w:pPr>
      <w:bookmarkStart w:id="17" w:name="_Toc38196294"/>
      <w:r w:rsidRPr="00B55277">
        <w:rPr>
          <w:rFonts w:hint="eastAsia"/>
        </w:rPr>
        <w:t>2</w:t>
      </w:r>
      <w:r w:rsidRPr="00B55277">
        <w:t xml:space="preserve">.3 </w:t>
      </w:r>
      <w:r w:rsidRPr="00B55277">
        <w:t>系统具体用例需求分析</w:t>
      </w:r>
      <w:bookmarkEnd w:id="17"/>
    </w:p>
    <w:p w:rsidR="00407C0E" w:rsidRPr="006A276F" w:rsidRDefault="00407C0E" w:rsidP="002C015F">
      <w:pPr>
        <w:rPr>
          <w:rFonts w:asciiTheme="minorEastAsia" w:hAnsiTheme="minorEastAsia"/>
          <w:sz w:val="24"/>
          <w:szCs w:val="24"/>
        </w:rPr>
      </w:pPr>
      <w:r>
        <w:tab/>
      </w:r>
      <w:r w:rsidRPr="006A276F">
        <w:rPr>
          <w:rFonts w:asciiTheme="minorEastAsia" w:hAnsiTheme="minorEastAsia"/>
          <w:sz w:val="24"/>
          <w:szCs w:val="24"/>
        </w:rPr>
        <w:t>本系统的使用者为电脑使用者</w:t>
      </w:r>
      <w:r w:rsidRPr="006A276F">
        <w:rPr>
          <w:rFonts w:asciiTheme="minorEastAsia" w:hAnsiTheme="minorEastAsia" w:hint="eastAsia"/>
          <w:sz w:val="24"/>
          <w:szCs w:val="24"/>
        </w:rPr>
        <w:t>，</w:t>
      </w:r>
      <w:r w:rsidRPr="006A276F">
        <w:rPr>
          <w:rFonts w:asciiTheme="minorEastAsia" w:hAnsiTheme="minorEastAsia"/>
          <w:sz w:val="24"/>
          <w:szCs w:val="24"/>
        </w:rPr>
        <w:t>电脑维修员</w:t>
      </w:r>
      <w:r w:rsidRPr="006A276F">
        <w:rPr>
          <w:rFonts w:asciiTheme="minorEastAsia" w:hAnsiTheme="minorEastAsia" w:hint="eastAsia"/>
          <w:sz w:val="24"/>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用户登录</w:t>
      </w:r>
      <w:r w:rsidRPr="006A276F">
        <w:rPr>
          <w:rFonts w:asciiTheme="minorEastAsia" w:eastAsiaTheme="minorEastAsia" w:hAnsiTheme="minorEastAsia" w:hint="eastAsia"/>
          <w:sz w:val="24"/>
          <w:szCs w:val="24"/>
        </w:rPr>
        <w:t>。</w:t>
      </w:r>
    </w:p>
    <w:p w:rsidR="00407C0E" w:rsidRPr="006A276F" w:rsidRDefault="00407C0E" w:rsidP="006A276F">
      <w:pPr>
        <w:ind w:left="420" w:firstLine="360"/>
        <w:rPr>
          <w:rFonts w:asciiTheme="minorEastAsia" w:hAnsiTheme="minorEastAsia"/>
          <w:sz w:val="24"/>
          <w:szCs w:val="24"/>
        </w:rPr>
      </w:pPr>
      <w:r w:rsidRPr="006A276F">
        <w:rPr>
          <w:rFonts w:asciiTheme="minorEastAsia" w:hAnsiTheme="minorEastAsia"/>
          <w:sz w:val="24"/>
          <w:szCs w:val="24"/>
        </w:rPr>
        <w:t>电脑维修管理系统的用户分为三类</w:t>
      </w:r>
      <w:r w:rsidRPr="006A276F">
        <w:rPr>
          <w:rFonts w:asciiTheme="minorEastAsia" w:hAnsiTheme="minorEastAsia" w:hint="eastAsia"/>
          <w:sz w:val="24"/>
          <w:szCs w:val="24"/>
        </w:rPr>
        <w:t>：</w:t>
      </w:r>
      <w:r w:rsidRPr="006A276F">
        <w:rPr>
          <w:rFonts w:asciiTheme="minorEastAsia" w:hAnsiTheme="minorEastAsia"/>
          <w:sz w:val="24"/>
          <w:szCs w:val="24"/>
        </w:rPr>
        <w:t>客户</w:t>
      </w:r>
      <w:r w:rsidRPr="006A276F">
        <w:rPr>
          <w:rFonts w:asciiTheme="minorEastAsia" w:hAnsiTheme="minorEastAsia" w:hint="eastAsia"/>
          <w:sz w:val="24"/>
          <w:szCs w:val="24"/>
        </w:rPr>
        <w:t>、</w:t>
      </w:r>
      <w:r w:rsidRPr="006A276F">
        <w:rPr>
          <w:rFonts w:asciiTheme="minorEastAsia" w:hAnsiTheme="minorEastAsia"/>
          <w:sz w:val="24"/>
          <w:szCs w:val="24"/>
        </w:rPr>
        <w:t>维修员</w:t>
      </w:r>
      <w:r w:rsidRPr="006A276F">
        <w:rPr>
          <w:rFonts w:asciiTheme="minorEastAsia" w:hAnsiTheme="minorEastAsia" w:hint="eastAsia"/>
          <w:sz w:val="24"/>
          <w:szCs w:val="24"/>
        </w:rPr>
        <w:t>、管理员。不同用户登录后拥有不同权限，也</w:t>
      </w:r>
      <w:r w:rsidRPr="006A276F">
        <w:rPr>
          <w:rFonts w:asciiTheme="minorEastAsia" w:hAnsiTheme="minorEastAsia"/>
          <w:sz w:val="24"/>
          <w:szCs w:val="24"/>
        </w:rPr>
        <w:t>会进入不同的主页</w:t>
      </w:r>
      <w:r w:rsidRPr="006A276F">
        <w:rPr>
          <w:rFonts w:asciiTheme="minorEastAsia" w:hAnsiTheme="minorEastAsia" w:hint="eastAsia"/>
          <w:sz w:val="24"/>
          <w:szCs w:val="24"/>
        </w:rPr>
        <w:t>。首先是用户在登录页面进行登录，系统对账号和密码进行匹配，验证账号和密码的正确性，再根据不同的身份进行页面跳转。用户登录用例图如图</w:t>
      </w:r>
      <w:r w:rsidR="00B123B4">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1所示</w:t>
      </w:r>
      <w:r w:rsidRPr="006A276F">
        <w:rPr>
          <w:rFonts w:asciiTheme="minorEastAsia" w:hAnsiTheme="minorEastAsia" w:hint="eastAsia"/>
          <w:sz w:val="24"/>
          <w:szCs w:val="24"/>
        </w:rPr>
        <w:t>。</w:t>
      </w: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r>
        <w:rPr>
          <w:rFonts w:hint="eastAsia"/>
          <w:noProof/>
        </w:rPr>
        <w:drawing>
          <wp:anchor distT="0" distB="0" distL="114300" distR="114300" simplePos="0" relativeHeight="251661312" behindDoc="0" locked="0" layoutInCell="1" allowOverlap="1">
            <wp:simplePos x="0" y="0"/>
            <wp:positionH relativeFrom="column">
              <wp:posOffset>499000</wp:posOffset>
            </wp:positionH>
            <wp:positionV relativeFrom="paragraph">
              <wp:posOffset>-2363691</wp:posOffset>
            </wp:positionV>
            <wp:extent cx="4136400" cy="25704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用例图.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36400" cy="2570400"/>
                    </a:xfrm>
                    <a:prstGeom prst="rect">
                      <a:avLst/>
                    </a:prstGeom>
                  </pic:spPr>
                </pic:pic>
              </a:graphicData>
            </a:graphic>
          </wp:anchor>
        </w:drawing>
      </w:r>
    </w:p>
    <w:p w:rsidR="00407C0E" w:rsidRDefault="00407C0E" w:rsidP="002C015F">
      <w:pPr>
        <w:ind w:left="420" w:firstLine="360"/>
        <w:rPr>
          <w:rFonts w:asciiTheme="minorEastAsia" w:hAnsiTheme="minorEastAsia"/>
          <w:sz w:val="24"/>
          <w:szCs w:val="24"/>
        </w:rPr>
      </w:pPr>
      <w:r>
        <w:tab/>
      </w:r>
      <w:r>
        <w:tab/>
      </w:r>
      <w:r>
        <w:tab/>
        <w:t xml:space="preserve">        </w:t>
      </w:r>
      <w:r w:rsidRPr="006A276F">
        <w:rPr>
          <w:rFonts w:asciiTheme="minorEastAsia" w:hAnsiTheme="minorEastAsia"/>
          <w:sz w:val="24"/>
          <w:szCs w:val="24"/>
        </w:rPr>
        <w:t xml:space="preserve">   图</w:t>
      </w:r>
      <w:r w:rsidR="00B123B4">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1 系统登录用例图</w:t>
      </w:r>
    </w:p>
    <w:p w:rsidR="006A276F" w:rsidRPr="006A276F" w:rsidRDefault="006A276F" w:rsidP="002C015F">
      <w:pPr>
        <w:ind w:left="420" w:firstLine="360"/>
        <w:rPr>
          <w:rFonts w:asciiTheme="minorEastAsia" w:hAnsiTheme="minorEastAsia"/>
          <w:sz w:val="24"/>
          <w:szCs w:val="24"/>
        </w:rPr>
      </w:pP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客户模块</w:t>
      </w:r>
    </w:p>
    <w:p w:rsidR="00407C0E" w:rsidRPr="006A276F" w:rsidRDefault="00407C0E" w:rsidP="002C015F">
      <w:pPr>
        <w:pStyle w:val="a6"/>
        <w:spacing w:line="400" w:lineRule="exact"/>
        <w:ind w:left="420" w:firstLineChars="0" w:firstLine="360"/>
        <w:rPr>
          <w:rFonts w:asciiTheme="minorEastAsia" w:eastAsiaTheme="minorEastAsia" w:hAnsiTheme="minorEastAsia"/>
          <w:sz w:val="24"/>
          <w:szCs w:val="24"/>
        </w:rPr>
      </w:pPr>
      <w:r w:rsidRPr="006A276F">
        <w:rPr>
          <w:rFonts w:asciiTheme="minorEastAsia" w:eastAsiaTheme="minorEastAsia" w:hAnsiTheme="minorEastAsia"/>
          <w:sz w:val="24"/>
          <w:szCs w:val="24"/>
        </w:rPr>
        <w:t>客户管理模块包括客户报修和客户监测维修进度功能</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在报修功能下</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还包含报修单确认</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取消报修单</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支付维修费用功能</w:t>
      </w:r>
      <w:r w:rsidRPr="006A276F">
        <w:rPr>
          <w:rFonts w:asciiTheme="minorEastAsia" w:eastAsiaTheme="minorEastAsia" w:hAnsiTheme="minorEastAsia" w:hint="eastAsia"/>
          <w:sz w:val="24"/>
          <w:szCs w:val="24"/>
        </w:rPr>
        <w:t>等。客户模块用例图如图</w:t>
      </w:r>
      <w:r w:rsidR="00B123B4">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2所示</w:t>
      </w:r>
      <w:r w:rsidRPr="006A276F">
        <w:rPr>
          <w:rFonts w:asciiTheme="minorEastAsia" w:eastAsiaTheme="minorEastAsia" w:hAnsiTheme="minorEastAsia" w:hint="eastAsia"/>
          <w:sz w:val="24"/>
          <w:szCs w:val="24"/>
        </w:rPr>
        <w:t>。</w:t>
      </w:r>
    </w:p>
    <w:p w:rsidR="006A276F" w:rsidRDefault="00B96437" w:rsidP="002C015F">
      <w:pPr>
        <w:pStyle w:val="a6"/>
        <w:spacing w:line="400" w:lineRule="exact"/>
        <w:ind w:left="780" w:firstLineChars="0" w:firstLine="0"/>
      </w:pPr>
      <w:r>
        <w:rPr>
          <w:rFonts w:hint="eastAsia"/>
          <w:noProof/>
        </w:rPr>
        <w:lastRenderedPageBreak/>
        <w:drawing>
          <wp:anchor distT="0" distB="0" distL="114300" distR="114300" simplePos="0" relativeHeight="251678720" behindDoc="0" locked="0" layoutInCell="1" allowOverlap="1">
            <wp:simplePos x="0" y="0"/>
            <wp:positionH relativeFrom="page">
              <wp:posOffset>1415332</wp:posOffset>
            </wp:positionH>
            <wp:positionV relativeFrom="paragraph">
              <wp:posOffset>9994</wp:posOffset>
            </wp:positionV>
            <wp:extent cx="4762093" cy="1709531"/>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71049" cy="1712746"/>
                    </a:xfrm>
                    <a:prstGeom prst="rect">
                      <a:avLst/>
                    </a:prstGeom>
                  </pic:spPr>
                </pic:pic>
              </a:graphicData>
            </a:graphic>
          </wp:anchor>
        </w:drawing>
      </w: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407C0E" w:rsidRDefault="00407C0E" w:rsidP="00B96437"/>
    <w:p w:rsidR="00407C0E" w:rsidRPr="006A276F" w:rsidRDefault="00407C0E" w:rsidP="002C015F">
      <w:pPr>
        <w:pStyle w:val="a6"/>
        <w:spacing w:line="400" w:lineRule="exact"/>
        <w:ind w:left="780" w:firstLineChars="0" w:firstLine="0"/>
        <w:rPr>
          <w:rFonts w:asciiTheme="minorEastAsia" w:eastAsiaTheme="minorEastAsia" w:hAnsiTheme="minorEastAsia"/>
          <w:sz w:val="24"/>
          <w:szCs w:val="24"/>
        </w:rPr>
      </w:pPr>
      <w:r>
        <w:rPr>
          <w:rFonts w:hint="eastAsia"/>
        </w:rPr>
        <w:t xml:space="preserve"> </w:t>
      </w:r>
      <w:r>
        <w:t xml:space="preserve">                       </w:t>
      </w:r>
      <w:r w:rsidRPr="006A276F">
        <w:rPr>
          <w:rFonts w:asciiTheme="minorEastAsia" w:eastAsiaTheme="minorEastAsia" w:hAnsiTheme="minorEastAsia"/>
          <w:sz w:val="24"/>
          <w:szCs w:val="24"/>
        </w:rPr>
        <w:t xml:space="preserve"> 图</w:t>
      </w:r>
      <w:r w:rsidR="00B123B4">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2 客户模块用例图</w:t>
      </w:r>
    </w:p>
    <w:p w:rsidR="00407C0E" w:rsidRDefault="00407C0E" w:rsidP="002C015F">
      <w:pPr>
        <w:pStyle w:val="a6"/>
        <w:spacing w:line="400" w:lineRule="exact"/>
        <w:ind w:left="780" w:firstLineChars="0" w:firstLine="0"/>
      </w:pP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客户在电脑维修过程中，可以随时通过本系统监测维修进度，了解电脑维修详情。</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维修员模块</w:t>
      </w:r>
    </w:p>
    <w:p w:rsidR="00DD506C" w:rsidRPr="006A276F" w:rsidRDefault="00407C0E" w:rsidP="006A276F">
      <w:pPr>
        <w:pStyle w:val="a6"/>
        <w:spacing w:line="400" w:lineRule="exact"/>
        <w:ind w:left="420" w:firstLineChars="0" w:firstLine="360"/>
        <w:rPr>
          <w:rFonts w:asciiTheme="minorEastAsia" w:eastAsiaTheme="minorEastAsia" w:hAnsiTheme="minorEastAsia"/>
          <w:sz w:val="24"/>
          <w:szCs w:val="24"/>
        </w:rPr>
      </w:pPr>
      <w:r w:rsidRPr="006A276F">
        <w:rPr>
          <w:rFonts w:asciiTheme="minorEastAsia" w:eastAsiaTheme="minorEastAsia" w:hAnsiTheme="minorEastAsia"/>
          <w:sz w:val="24"/>
          <w:szCs w:val="24"/>
        </w:rPr>
        <w:t>维修员模块拥有维修</w:t>
      </w:r>
      <w:proofErr w:type="gramStart"/>
      <w:r w:rsidRPr="006A276F">
        <w:rPr>
          <w:rFonts w:asciiTheme="minorEastAsia" w:eastAsiaTheme="minorEastAsia" w:hAnsiTheme="minorEastAsia"/>
          <w:sz w:val="24"/>
          <w:szCs w:val="24"/>
        </w:rPr>
        <w:t>单管理</w:t>
      </w:r>
      <w:proofErr w:type="gramEnd"/>
      <w:r w:rsidRPr="006A276F">
        <w:rPr>
          <w:rFonts w:asciiTheme="minorEastAsia" w:eastAsiaTheme="minorEastAsia" w:hAnsiTheme="minorEastAsia"/>
          <w:sz w:val="24"/>
          <w:szCs w:val="24"/>
        </w:rPr>
        <w:t>和维修员请假的功能</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维修员的维修</w:t>
      </w:r>
      <w:proofErr w:type="gramStart"/>
      <w:r w:rsidRPr="006A276F">
        <w:rPr>
          <w:rFonts w:asciiTheme="minorEastAsia" w:eastAsiaTheme="minorEastAsia" w:hAnsiTheme="minorEastAsia"/>
          <w:sz w:val="24"/>
          <w:szCs w:val="24"/>
        </w:rPr>
        <w:t>单管理</w:t>
      </w:r>
      <w:proofErr w:type="gramEnd"/>
      <w:r w:rsidRPr="006A276F">
        <w:rPr>
          <w:rFonts w:asciiTheme="minorEastAsia" w:eastAsiaTheme="minorEastAsia" w:hAnsiTheme="minorEastAsia"/>
          <w:sz w:val="24"/>
          <w:szCs w:val="24"/>
        </w:rPr>
        <w:t>功能包括完善维修单</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申请维修</w:t>
      </w:r>
      <w:proofErr w:type="gramStart"/>
      <w:r w:rsidRPr="006A276F">
        <w:rPr>
          <w:rFonts w:asciiTheme="minorEastAsia" w:eastAsiaTheme="minorEastAsia" w:hAnsiTheme="minorEastAsia"/>
          <w:sz w:val="24"/>
          <w:szCs w:val="24"/>
        </w:rPr>
        <w:t>单重新</w:t>
      </w:r>
      <w:proofErr w:type="gramEnd"/>
      <w:r w:rsidRPr="006A276F">
        <w:rPr>
          <w:rFonts w:asciiTheme="minorEastAsia" w:eastAsiaTheme="minorEastAsia" w:hAnsiTheme="minorEastAsia"/>
          <w:sz w:val="24"/>
          <w:szCs w:val="24"/>
        </w:rPr>
        <w:t>分配</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更新维修进度等功能</w:t>
      </w:r>
      <w:r w:rsidRPr="006A276F">
        <w:rPr>
          <w:rFonts w:asciiTheme="minorEastAsia" w:eastAsiaTheme="minorEastAsia" w:hAnsiTheme="minorEastAsia" w:hint="eastAsia"/>
          <w:sz w:val="24"/>
          <w:szCs w:val="24"/>
        </w:rPr>
        <w:t>。维修员模块用例图如图</w:t>
      </w:r>
      <w:r w:rsidR="00B96437">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3所示</w:t>
      </w:r>
      <w:r w:rsidRPr="006A276F">
        <w:rPr>
          <w:rFonts w:asciiTheme="minorEastAsia" w:eastAsiaTheme="minorEastAsia" w:hAnsiTheme="minorEastAsia" w:hint="eastAsia"/>
          <w:sz w:val="24"/>
          <w:szCs w:val="24"/>
        </w:rPr>
        <w:t>。</w:t>
      </w:r>
    </w:p>
    <w:p w:rsidR="00DD506C" w:rsidRDefault="00DD506C" w:rsidP="002C015F">
      <w:r>
        <w:rPr>
          <w:rFonts w:hint="eastAsia"/>
          <w:noProof/>
        </w:rPr>
        <w:drawing>
          <wp:anchor distT="0" distB="0" distL="114300" distR="114300" simplePos="0" relativeHeight="251662336" behindDoc="0" locked="0" layoutInCell="1" allowOverlap="1">
            <wp:simplePos x="0" y="0"/>
            <wp:positionH relativeFrom="margin">
              <wp:posOffset>491047</wp:posOffset>
            </wp:positionH>
            <wp:positionV relativeFrom="paragraph">
              <wp:posOffset>247650</wp:posOffset>
            </wp:positionV>
            <wp:extent cx="4993419" cy="251968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99928" cy="2522964"/>
                    </a:xfrm>
                    <a:prstGeom prst="rect">
                      <a:avLst/>
                    </a:prstGeom>
                  </pic:spPr>
                </pic:pic>
              </a:graphicData>
            </a:graphic>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407C0E" w:rsidRPr="006A276F" w:rsidRDefault="00407C0E" w:rsidP="002C015F">
      <w:pPr>
        <w:pStyle w:val="a6"/>
        <w:spacing w:line="400" w:lineRule="exact"/>
        <w:ind w:left="780" w:firstLineChars="0" w:firstLine="0"/>
        <w:rPr>
          <w:rFonts w:asciiTheme="minorEastAsia" w:eastAsiaTheme="minorEastAsia" w:hAnsiTheme="minorEastAsia"/>
          <w:sz w:val="24"/>
          <w:szCs w:val="24"/>
        </w:rPr>
      </w:pPr>
      <w:r>
        <w:rPr>
          <w:rFonts w:hint="eastAsia"/>
        </w:rPr>
        <w:t xml:space="preserve"> </w:t>
      </w:r>
      <w:r>
        <w:t xml:space="preserve">                     </w:t>
      </w:r>
      <w:r w:rsidRPr="006A276F">
        <w:rPr>
          <w:rFonts w:asciiTheme="minorEastAsia" w:eastAsiaTheme="minorEastAsia" w:hAnsiTheme="minorEastAsia"/>
          <w:sz w:val="24"/>
          <w:szCs w:val="24"/>
        </w:rPr>
        <w:t xml:space="preserve"> 图</w:t>
      </w:r>
      <w:r w:rsidR="00B96437">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3 维修员模块用例图</w:t>
      </w:r>
    </w:p>
    <w:p w:rsidR="006A276F" w:rsidRDefault="006A276F" w:rsidP="002C015F">
      <w:pPr>
        <w:pStyle w:val="a6"/>
        <w:spacing w:line="400" w:lineRule="exact"/>
        <w:ind w:left="780" w:firstLineChars="0" w:firstLine="0"/>
      </w:pP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维修员登录后，可以查看自己被分配到的维修单，对维修单进行完善（根据电脑存在问题，填写预计维修时间和维修费用），然后等待客户进行确认后</w:t>
      </w:r>
      <w:r w:rsidRPr="006A276F">
        <w:rPr>
          <w:rFonts w:asciiTheme="minorEastAsia" w:eastAsiaTheme="minorEastAsia" w:hAnsiTheme="minorEastAsia" w:hint="eastAsia"/>
          <w:sz w:val="24"/>
          <w:szCs w:val="24"/>
        </w:rPr>
        <w:lastRenderedPageBreak/>
        <w:t>进行维修工作。如果维修员认为某个维修</w:t>
      </w:r>
      <w:proofErr w:type="gramStart"/>
      <w:r w:rsidRPr="006A276F">
        <w:rPr>
          <w:rFonts w:asciiTheme="minorEastAsia" w:eastAsiaTheme="minorEastAsia" w:hAnsiTheme="minorEastAsia" w:hint="eastAsia"/>
          <w:sz w:val="24"/>
          <w:szCs w:val="24"/>
        </w:rPr>
        <w:t>单问题</w:t>
      </w:r>
      <w:proofErr w:type="gramEnd"/>
      <w:r w:rsidRPr="006A276F">
        <w:rPr>
          <w:rFonts w:asciiTheme="minorEastAsia" w:eastAsiaTheme="minorEastAsia" w:hAnsiTheme="minorEastAsia" w:hint="eastAsia"/>
          <w:sz w:val="24"/>
          <w:szCs w:val="24"/>
        </w:rPr>
        <w:t>自己不能解决，可申请维修</w:t>
      </w:r>
      <w:proofErr w:type="gramStart"/>
      <w:r w:rsidRPr="006A276F">
        <w:rPr>
          <w:rFonts w:asciiTheme="minorEastAsia" w:eastAsiaTheme="minorEastAsia" w:hAnsiTheme="minorEastAsia" w:hint="eastAsia"/>
          <w:sz w:val="24"/>
          <w:szCs w:val="24"/>
        </w:rPr>
        <w:t>单重新</w:t>
      </w:r>
      <w:proofErr w:type="gramEnd"/>
      <w:r w:rsidRPr="006A276F">
        <w:rPr>
          <w:rFonts w:asciiTheme="minorEastAsia" w:eastAsiaTheme="minorEastAsia" w:hAnsiTheme="minorEastAsia" w:hint="eastAsia"/>
          <w:sz w:val="24"/>
          <w:szCs w:val="24"/>
        </w:rPr>
        <w:t>分配。在维修过程中，维修员可以随时在本系统中更新维修进度。</w:t>
      </w: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维修员可以在本系统中进行请假</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等待管理员批准后假期生效</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休假的维修员不会再接到维修单</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管理员模块</w:t>
      </w:r>
    </w:p>
    <w:p w:rsidR="006A276F" w:rsidRPr="006A276F" w:rsidRDefault="00407C0E" w:rsidP="00B96437">
      <w:pPr>
        <w:ind w:left="420" w:firstLine="360"/>
        <w:rPr>
          <w:rFonts w:asciiTheme="minorEastAsia" w:hAnsiTheme="minorEastAsia"/>
          <w:sz w:val="24"/>
          <w:szCs w:val="24"/>
        </w:rPr>
      </w:pPr>
      <w:r w:rsidRPr="006A276F">
        <w:rPr>
          <w:rFonts w:asciiTheme="minorEastAsia" w:hAnsiTheme="minorEastAsia"/>
          <w:sz w:val="24"/>
          <w:szCs w:val="24"/>
        </w:rPr>
        <w:t>管理员模块拥有客户信息管理</w:t>
      </w:r>
      <w:r w:rsidRPr="006A276F">
        <w:rPr>
          <w:rFonts w:asciiTheme="minorEastAsia" w:hAnsiTheme="minorEastAsia" w:hint="eastAsia"/>
          <w:sz w:val="24"/>
          <w:szCs w:val="24"/>
        </w:rPr>
        <w:t>、</w:t>
      </w:r>
      <w:r w:rsidRPr="006A276F">
        <w:rPr>
          <w:rFonts w:asciiTheme="minorEastAsia" w:hAnsiTheme="minorEastAsia"/>
          <w:sz w:val="24"/>
          <w:szCs w:val="24"/>
        </w:rPr>
        <w:t>维修员信息管理</w:t>
      </w:r>
      <w:r w:rsidRPr="006A276F">
        <w:rPr>
          <w:rFonts w:asciiTheme="minorEastAsia" w:hAnsiTheme="minorEastAsia" w:hint="eastAsia"/>
          <w:sz w:val="24"/>
          <w:szCs w:val="24"/>
        </w:rPr>
        <w:t>、</w:t>
      </w:r>
      <w:r w:rsidRPr="006A276F">
        <w:rPr>
          <w:rFonts w:asciiTheme="minorEastAsia" w:hAnsiTheme="minorEastAsia"/>
          <w:sz w:val="24"/>
          <w:szCs w:val="24"/>
        </w:rPr>
        <w:t>维修单信息管理功能</w:t>
      </w:r>
      <w:r w:rsidRPr="006A276F">
        <w:rPr>
          <w:rFonts w:asciiTheme="minorEastAsia" w:hAnsiTheme="minorEastAsia" w:hint="eastAsia"/>
          <w:sz w:val="24"/>
          <w:szCs w:val="24"/>
        </w:rPr>
        <w:t>。</w:t>
      </w:r>
      <w:r w:rsidRPr="006A276F">
        <w:rPr>
          <w:rFonts w:asciiTheme="minorEastAsia" w:hAnsiTheme="minorEastAsia"/>
          <w:sz w:val="24"/>
          <w:szCs w:val="24"/>
        </w:rPr>
        <w:t>客户信息管理功能包括对客户信息的增</w:t>
      </w:r>
      <w:r w:rsidRPr="006A276F">
        <w:rPr>
          <w:rFonts w:asciiTheme="minorEastAsia" w:hAnsiTheme="minorEastAsia" w:hint="eastAsia"/>
          <w:sz w:val="24"/>
          <w:szCs w:val="24"/>
        </w:rPr>
        <w:t>、</w:t>
      </w:r>
      <w:proofErr w:type="gramStart"/>
      <w:r w:rsidRPr="006A276F">
        <w:rPr>
          <w:rFonts w:asciiTheme="minorEastAsia" w:hAnsiTheme="minorEastAsia"/>
          <w:sz w:val="24"/>
          <w:szCs w:val="24"/>
        </w:rPr>
        <w:t>删</w:t>
      </w:r>
      <w:proofErr w:type="gramEnd"/>
      <w:r w:rsidRPr="006A276F">
        <w:rPr>
          <w:rFonts w:asciiTheme="minorEastAsia" w:hAnsiTheme="minorEastAsia" w:hint="eastAsia"/>
          <w:sz w:val="24"/>
          <w:szCs w:val="24"/>
        </w:rPr>
        <w:t>、</w:t>
      </w:r>
      <w:r w:rsidRPr="006A276F">
        <w:rPr>
          <w:rFonts w:asciiTheme="minorEastAsia" w:hAnsiTheme="minorEastAsia"/>
          <w:sz w:val="24"/>
          <w:szCs w:val="24"/>
        </w:rPr>
        <w:t>改</w:t>
      </w:r>
      <w:r w:rsidRPr="006A276F">
        <w:rPr>
          <w:rFonts w:asciiTheme="minorEastAsia" w:hAnsiTheme="minorEastAsia" w:hint="eastAsia"/>
          <w:sz w:val="24"/>
          <w:szCs w:val="24"/>
        </w:rPr>
        <w:t>、</w:t>
      </w:r>
      <w:r w:rsidRPr="006A276F">
        <w:rPr>
          <w:rFonts w:asciiTheme="minorEastAsia" w:hAnsiTheme="minorEastAsia"/>
          <w:sz w:val="24"/>
          <w:szCs w:val="24"/>
        </w:rPr>
        <w:t>查</w:t>
      </w:r>
      <w:r w:rsidRPr="006A276F">
        <w:rPr>
          <w:rFonts w:asciiTheme="minorEastAsia" w:hAnsiTheme="minorEastAsia" w:hint="eastAsia"/>
          <w:sz w:val="24"/>
          <w:szCs w:val="24"/>
        </w:rPr>
        <w:t>；维修信息管理功能包括对维修</w:t>
      </w:r>
      <w:proofErr w:type="gramStart"/>
      <w:r w:rsidRPr="006A276F">
        <w:rPr>
          <w:rFonts w:asciiTheme="minorEastAsia" w:hAnsiTheme="minorEastAsia" w:hint="eastAsia"/>
          <w:sz w:val="24"/>
          <w:szCs w:val="24"/>
        </w:rPr>
        <w:t>员信息</w:t>
      </w:r>
      <w:proofErr w:type="gramEnd"/>
      <w:r w:rsidRPr="006A276F">
        <w:rPr>
          <w:rFonts w:asciiTheme="minorEastAsia" w:hAnsiTheme="minorEastAsia" w:hint="eastAsia"/>
          <w:sz w:val="24"/>
          <w:szCs w:val="24"/>
        </w:rPr>
        <w:t>的增、</w:t>
      </w:r>
      <w:proofErr w:type="gramStart"/>
      <w:r w:rsidRPr="006A276F">
        <w:rPr>
          <w:rFonts w:asciiTheme="minorEastAsia" w:hAnsiTheme="minorEastAsia" w:hint="eastAsia"/>
          <w:sz w:val="24"/>
          <w:szCs w:val="24"/>
        </w:rPr>
        <w:t>删</w:t>
      </w:r>
      <w:proofErr w:type="gramEnd"/>
      <w:r w:rsidRPr="006A276F">
        <w:rPr>
          <w:rFonts w:asciiTheme="minorEastAsia" w:hAnsiTheme="minorEastAsia" w:hint="eastAsia"/>
          <w:sz w:val="24"/>
          <w:szCs w:val="24"/>
        </w:rPr>
        <w:t>、改、查，还有对维修员请假申请的批准；维修单信息管理功能包括对维修单信息的增、</w:t>
      </w:r>
      <w:proofErr w:type="gramStart"/>
      <w:r w:rsidRPr="006A276F">
        <w:rPr>
          <w:rFonts w:asciiTheme="minorEastAsia" w:hAnsiTheme="minorEastAsia" w:hint="eastAsia"/>
          <w:sz w:val="24"/>
          <w:szCs w:val="24"/>
        </w:rPr>
        <w:t>删</w:t>
      </w:r>
      <w:proofErr w:type="gramEnd"/>
      <w:r w:rsidRPr="006A276F">
        <w:rPr>
          <w:rFonts w:asciiTheme="minorEastAsia" w:hAnsiTheme="minorEastAsia" w:hint="eastAsia"/>
          <w:sz w:val="24"/>
          <w:szCs w:val="24"/>
        </w:rPr>
        <w:t>、改、查，还有对维修单进行重新分配。管理员模块用例图如图</w:t>
      </w:r>
      <w:r w:rsidR="00B96437">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4所示</w:t>
      </w:r>
      <w:r w:rsidRPr="006A276F">
        <w:rPr>
          <w:rFonts w:asciiTheme="minorEastAsia" w:hAnsiTheme="minorEastAsia" w:hint="eastAsia"/>
          <w:sz w:val="24"/>
          <w:szCs w:val="24"/>
        </w:rPr>
        <w:t>。</w:t>
      </w:r>
    </w:p>
    <w:p w:rsidR="00DD506C" w:rsidRDefault="00DD506C" w:rsidP="002C015F">
      <w:pPr>
        <w:ind w:left="420" w:firstLine="360"/>
      </w:pPr>
      <w:r>
        <w:rPr>
          <w:rFonts w:hint="eastAsia"/>
          <w:noProof/>
        </w:rPr>
        <w:drawing>
          <wp:anchor distT="0" distB="0" distL="114300" distR="114300" simplePos="0" relativeHeight="251663360" behindDoc="0" locked="0" layoutInCell="1" allowOverlap="1">
            <wp:simplePos x="0" y="0"/>
            <wp:positionH relativeFrom="page">
              <wp:posOffset>1192696</wp:posOffset>
            </wp:positionH>
            <wp:positionV relativeFrom="paragraph">
              <wp:posOffset>101434</wp:posOffset>
            </wp:positionV>
            <wp:extent cx="5335242" cy="272665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0074" cy="2739341"/>
                    </a:xfrm>
                    <a:prstGeom prst="rect">
                      <a:avLst/>
                    </a:prstGeom>
                  </pic:spPr>
                </pic:pic>
              </a:graphicData>
            </a:graphic>
          </wp:anchor>
        </w:drawing>
      </w: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407C0E" w:rsidRDefault="00407C0E" w:rsidP="002C015F"/>
    <w:p w:rsidR="00407C0E" w:rsidRPr="006A276F" w:rsidRDefault="00407C0E" w:rsidP="002C015F">
      <w:pPr>
        <w:rPr>
          <w:rFonts w:asciiTheme="minorEastAsia" w:hAnsiTheme="minorEastAsia"/>
          <w:sz w:val="24"/>
          <w:szCs w:val="24"/>
        </w:rPr>
      </w:pPr>
      <w:r>
        <w:rPr>
          <w:rFonts w:hint="eastAsia"/>
        </w:rPr>
        <w:t xml:space="preserve"> </w:t>
      </w:r>
      <w:r>
        <w:t xml:space="preserve">                            </w:t>
      </w:r>
      <w:r w:rsidRPr="006A276F">
        <w:rPr>
          <w:rFonts w:asciiTheme="minorEastAsia" w:hAnsiTheme="minorEastAsia"/>
          <w:sz w:val="24"/>
          <w:szCs w:val="24"/>
        </w:rPr>
        <w:t xml:space="preserve"> 图</w:t>
      </w:r>
      <w:r w:rsidR="00B96437">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4 管理员模块用例图</w:t>
      </w:r>
    </w:p>
    <w:p w:rsidR="00DD506C" w:rsidRDefault="00DD506C" w:rsidP="002C015F"/>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管理员可以根据需要对客户信息进行管理。</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管理员可以根据需要对客户信息进行管理</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除此之外</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管理员可以根据维修员</w:t>
      </w:r>
      <w:proofErr w:type="gramStart"/>
      <w:r w:rsidRPr="006A276F">
        <w:rPr>
          <w:rFonts w:asciiTheme="minorEastAsia" w:eastAsiaTheme="minorEastAsia" w:hAnsiTheme="minorEastAsia"/>
          <w:sz w:val="24"/>
          <w:szCs w:val="24"/>
        </w:rPr>
        <w:t>当月内</w:t>
      </w:r>
      <w:proofErr w:type="gramEnd"/>
      <w:r w:rsidRPr="006A276F">
        <w:rPr>
          <w:rFonts w:asciiTheme="minorEastAsia" w:eastAsiaTheme="minorEastAsia" w:hAnsiTheme="minorEastAsia"/>
          <w:sz w:val="24"/>
          <w:szCs w:val="24"/>
        </w:rPr>
        <w:t>的维修时长和创造收入等信息</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对维修员的请假申请进行批准或者驳回</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管理员可以根据需要对维修单信息进行管理</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除此之外</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管理员可以对维修单进行重新分配</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把维修单分配给有能力解决的维修员</w:t>
      </w:r>
      <w:r w:rsidRPr="006A276F">
        <w:rPr>
          <w:rFonts w:asciiTheme="minorEastAsia" w:eastAsiaTheme="minorEastAsia" w:hAnsiTheme="minorEastAsia" w:hint="eastAsia"/>
          <w:sz w:val="24"/>
          <w:szCs w:val="24"/>
        </w:rPr>
        <w:t>。</w:t>
      </w:r>
    </w:p>
    <w:p w:rsidR="00407C0E" w:rsidRPr="00407C0E" w:rsidRDefault="00407C0E" w:rsidP="002C015F"/>
    <w:p w:rsidR="006B771D" w:rsidRPr="006A276F" w:rsidRDefault="006B771D" w:rsidP="00932816">
      <w:pPr>
        <w:pStyle w:val="1"/>
      </w:pPr>
      <w:bookmarkStart w:id="18" w:name="_Toc38196295"/>
      <w:r w:rsidRPr="006A276F">
        <w:rPr>
          <w:rFonts w:hint="eastAsia"/>
        </w:rPr>
        <w:t>2</w:t>
      </w:r>
      <w:r w:rsidRPr="006A276F">
        <w:t xml:space="preserve">.4 </w:t>
      </w:r>
      <w:r w:rsidRPr="006A276F">
        <w:t>本章小结</w:t>
      </w:r>
      <w:bookmarkEnd w:id="18"/>
    </w:p>
    <w:p w:rsidR="006B771D"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本章通过对电脑维修管理系统的需求进行分析</w:t>
      </w:r>
      <w:r w:rsidRPr="00B123B4">
        <w:rPr>
          <w:rFonts w:asciiTheme="minorEastAsia" w:hAnsiTheme="minorEastAsia" w:hint="eastAsia"/>
          <w:sz w:val="24"/>
          <w:szCs w:val="24"/>
        </w:rPr>
        <w:t>，</w:t>
      </w:r>
      <w:r w:rsidR="007B6719">
        <w:rPr>
          <w:rFonts w:asciiTheme="minorEastAsia" w:hAnsiTheme="minorEastAsia"/>
          <w:sz w:val="24"/>
          <w:szCs w:val="24"/>
        </w:rPr>
        <w:t>从技术可行性和经济可</w:t>
      </w:r>
      <w:r w:rsidR="007B6719">
        <w:rPr>
          <w:rFonts w:asciiTheme="minorEastAsia" w:hAnsiTheme="minorEastAsia" w:hint="eastAsia"/>
          <w:sz w:val="24"/>
          <w:szCs w:val="24"/>
        </w:rPr>
        <w:t>行</w:t>
      </w:r>
      <w:r w:rsidR="007B6719">
        <w:rPr>
          <w:rFonts w:asciiTheme="minorEastAsia" w:hAnsiTheme="minorEastAsia"/>
          <w:sz w:val="24"/>
          <w:szCs w:val="24"/>
        </w:rPr>
        <w:t>性方面进行了可行</w:t>
      </w:r>
      <w:r w:rsidRPr="00B123B4">
        <w:rPr>
          <w:rFonts w:asciiTheme="minorEastAsia" w:hAnsiTheme="minorEastAsia"/>
          <w:sz w:val="24"/>
          <w:szCs w:val="24"/>
        </w:rPr>
        <w:t>性分析</w:t>
      </w:r>
      <w:r w:rsidRPr="00B123B4">
        <w:rPr>
          <w:rFonts w:asciiTheme="minorEastAsia" w:hAnsiTheme="minorEastAsia" w:hint="eastAsia"/>
          <w:sz w:val="24"/>
          <w:szCs w:val="24"/>
        </w:rPr>
        <w:t>。同时，描述的本系统的大致总体需求，然后通过具体的用例，使用</w:t>
      </w:r>
      <w:proofErr w:type="gramStart"/>
      <w:r w:rsidRPr="00B123B4">
        <w:rPr>
          <w:rFonts w:asciiTheme="minorEastAsia" w:hAnsiTheme="minorEastAsia" w:hint="eastAsia"/>
          <w:sz w:val="24"/>
          <w:szCs w:val="24"/>
        </w:rPr>
        <w:t>用</w:t>
      </w:r>
      <w:proofErr w:type="gramEnd"/>
      <w:r w:rsidRPr="00B123B4">
        <w:rPr>
          <w:rFonts w:asciiTheme="minorEastAsia" w:hAnsiTheme="minorEastAsia" w:hint="eastAsia"/>
          <w:sz w:val="24"/>
          <w:szCs w:val="24"/>
        </w:rPr>
        <w:t>例图</w:t>
      </w:r>
      <w:r w:rsidRPr="00B123B4">
        <w:rPr>
          <w:rFonts w:asciiTheme="minorEastAsia" w:hAnsiTheme="minorEastAsia" w:hint="eastAsia"/>
          <w:sz w:val="24"/>
          <w:szCs w:val="24"/>
        </w:rPr>
        <w:lastRenderedPageBreak/>
        <w:t>这一UML图对本系统的功能和流程进行了分析。为后面系统的流程设计和详细设计打下基础。</w:t>
      </w:r>
    </w:p>
    <w:p w:rsidR="00DD506C" w:rsidRDefault="00DD506C" w:rsidP="002C015F"/>
    <w:p w:rsidR="006B771D" w:rsidRPr="00B123B4" w:rsidRDefault="006B771D" w:rsidP="00932816">
      <w:pPr>
        <w:pStyle w:val="aa"/>
      </w:pPr>
      <w:bookmarkStart w:id="19" w:name="_Toc38196296"/>
      <w:r w:rsidRPr="00B123B4">
        <w:t>第三章</w:t>
      </w:r>
      <w:r w:rsidRPr="00B123B4">
        <w:rPr>
          <w:rFonts w:hint="eastAsia"/>
        </w:rPr>
        <w:t xml:space="preserve"> </w:t>
      </w:r>
      <w:r w:rsidRPr="00B123B4">
        <w:rPr>
          <w:rFonts w:hint="eastAsia"/>
        </w:rPr>
        <w:t>系统架构设计</w:t>
      </w:r>
      <w:bookmarkEnd w:id="19"/>
    </w:p>
    <w:p w:rsidR="00DD506C" w:rsidRDefault="00DD506C" w:rsidP="002C015F"/>
    <w:p w:rsidR="006B771D" w:rsidRPr="00B123B4" w:rsidRDefault="006B771D" w:rsidP="00932816">
      <w:pPr>
        <w:pStyle w:val="1"/>
      </w:pPr>
      <w:bookmarkStart w:id="20" w:name="_Toc38196297"/>
      <w:r w:rsidRPr="00B123B4">
        <w:rPr>
          <w:rFonts w:hint="eastAsia"/>
        </w:rPr>
        <w:t>3</w:t>
      </w:r>
      <w:r w:rsidRPr="00B123B4">
        <w:t xml:space="preserve">.1 </w:t>
      </w:r>
      <w:r w:rsidRPr="00B123B4">
        <w:t>系统软件架构设计</w:t>
      </w:r>
      <w:bookmarkEnd w:id="20"/>
    </w:p>
    <w:p w:rsidR="00DD506C"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本系统使用的是前后端分离的开发模式</w:t>
      </w:r>
      <w:r w:rsidRPr="00B123B4">
        <w:rPr>
          <w:rFonts w:asciiTheme="minorEastAsia" w:hAnsiTheme="minorEastAsia" w:hint="eastAsia"/>
          <w:sz w:val="24"/>
          <w:szCs w:val="24"/>
        </w:rPr>
        <w:t>，</w:t>
      </w:r>
      <w:r w:rsidRPr="00B123B4">
        <w:rPr>
          <w:rFonts w:asciiTheme="minorEastAsia" w:hAnsiTheme="minorEastAsia"/>
          <w:sz w:val="24"/>
          <w:szCs w:val="24"/>
        </w:rPr>
        <w:t>前端通过统一登录系统</w:t>
      </w:r>
      <w:r w:rsidRPr="00B123B4">
        <w:rPr>
          <w:rFonts w:asciiTheme="minorEastAsia" w:hAnsiTheme="minorEastAsia" w:hint="eastAsia"/>
          <w:sz w:val="24"/>
          <w:szCs w:val="24"/>
        </w:rPr>
        <w:t>，</w:t>
      </w:r>
      <w:r w:rsidRPr="00B123B4">
        <w:rPr>
          <w:rFonts w:asciiTheme="minorEastAsia" w:hAnsiTheme="minorEastAsia"/>
          <w:sz w:val="24"/>
          <w:szCs w:val="24"/>
        </w:rPr>
        <w:t>包含客户客户端</w:t>
      </w:r>
      <w:r w:rsidRPr="00B123B4">
        <w:rPr>
          <w:rFonts w:asciiTheme="minorEastAsia" w:hAnsiTheme="minorEastAsia" w:hint="eastAsia"/>
          <w:sz w:val="24"/>
          <w:szCs w:val="24"/>
        </w:rPr>
        <w:t>、</w:t>
      </w:r>
      <w:r w:rsidRPr="00B123B4">
        <w:rPr>
          <w:rFonts w:asciiTheme="minorEastAsia" w:hAnsiTheme="minorEastAsia"/>
          <w:sz w:val="24"/>
          <w:szCs w:val="24"/>
        </w:rPr>
        <w:t>维修员客户端</w:t>
      </w:r>
      <w:r w:rsidRPr="00B123B4">
        <w:rPr>
          <w:rFonts w:asciiTheme="minorEastAsia" w:hAnsiTheme="minorEastAsia" w:hint="eastAsia"/>
          <w:sz w:val="24"/>
          <w:szCs w:val="24"/>
        </w:rPr>
        <w:t>、</w:t>
      </w:r>
      <w:r w:rsidRPr="00B123B4">
        <w:rPr>
          <w:rFonts w:asciiTheme="minorEastAsia" w:hAnsiTheme="minorEastAsia"/>
          <w:sz w:val="24"/>
          <w:szCs w:val="24"/>
        </w:rPr>
        <w:t>管理员客户端三个</w:t>
      </w:r>
      <w:r w:rsidRPr="00B123B4">
        <w:rPr>
          <w:rFonts w:asciiTheme="minorEastAsia" w:hAnsiTheme="minorEastAsia" w:hint="eastAsia"/>
          <w:sz w:val="24"/>
          <w:szCs w:val="24"/>
        </w:rPr>
        <w:t>。三个客户端发起的请求，中间经由Nginx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在进行安全校验时，更加方便快捷，管理也更加方便。系统软件架构如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1所示</w:t>
      </w:r>
      <w:r w:rsidRPr="00B123B4">
        <w:rPr>
          <w:rFonts w:asciiTheme="minorEastAsia" w:hAnsiTheme="minorEastAsia" w:hint="eastAsia"/>
          <w:sz w:val="24"/>
          <w:szCs w:val="24"/>
        </w:rPr>
        <w:t>。</w:t>
      </w:r>
    </w:p>
    <w:p w:rsidR="00B123B4" w:rsidRDefault="00B123B4" w:rsidP="002C015F"/>
    <w:p w:rsidR="00DD506C" w:rsidRDefault="00DD506C" w:rsidP="002C015F">
      <w:pPr>
        <w:ind w:firstLineChars="300" w:firstLine="630"/>
      </w:pPr>
      <w:r>
        <w:rPr>
          <w:rFonts w:hint="eastAsia"/>
          <w:noProof/>
        </w:rPr>
        <w:drawing>
          <wp:anchor distT="0" distB="0" distL="114300" distR="114300" simplePos="0" relativeHeight="251664384" behindDoc="0" locked="0" layoutInCell="1" allowOverlap="1">
            <wp:simplePos x="0" y="0"/>
            <wp:positionH relativeFrom="column">
              <wp:posOffset>626220</wp:posOffset>
            </wp:positionH>
            <wp:positionV relativeFrom="paragraph">
              <wp:posOffset>72059</wp:posOffset>
            </wp:positionV>
            <wp:extent cx="4443953" cy="329120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8879" cy="3302259"/>
                    </a:xfrm>
                    <a:prstGeom prst="rect">
                      <a:avLst/>
                    </a:prstGeom>
                  </pic:spPr>
                </pic:pic>
              </a:graphicData>
            </a:graphic>
          </wp:anchor>
        </w:drawing>
      </w: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Pr="00B123B4" w:rsidRDefault="00DD506C" w:rsidP="002C015F">
      <w:pPr>
        <w:ind w:firstLineChars="300" w:firstLine="630"/>
        <w:rPr>
          <w:rFonts w:asciiTheme="minorEastAsia" w:hAnsiTheme="minorEastAsia"/>
          <w:sz w:val="24"/>
          <w:szCs w:val="24"/>
        </w:rPr>
      </w:pPr>
      <w:r>
        <w:rPr>
          <w:rFonts w:hint="eastAsia"/>
        </w:rPr>
        <w:t xml:space="preserve"> </w:t>
      </w:r>
      <w:r>
        <w:t xml:space="preserve">                           </w:t>
      </w:r>
      <w:commentRangeStart w:id="21"/>
      <w:r w:rsidRPr="00B123B4">
        <w:rPr>
          <w:rFonts w:asciiTheme="minorEastAsia" w:hAnsiTheme="minorEastAsia"/>
          <w:sz w:val="24"/>
          <w:szCs w:val="24"/>
        </w:rPr>
        <w:t>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1 系统软件架构</w:t>
      </w:r>
      <w:del w:id="22" w:author="Jangym" w:date="2020-04-21T12:55:00Z">
        <w:r w:rsidRPr="00B123B4" w:rsidDel="00277885">
          <w:rPr>
            <w:rFonts w:asciiTheme="minorEastAsia" w:hAnsiTheme="minorEastAsia"/>
            <w:sz w:val="24"/>
            <w:szCs w:val="24"/>
          </w:rPr>
          <w:delText>图</w:delText>
        </w:r>
      </w:del>
      <w:commentRangeEnd w:id="21"/>
      <w:r w:rsidR="00277885">
        <w:rPr>
          <w:rStyle w:val="ad"/>
        </w:rPr>
        <w:commentReference w:id="21"/>
      </w:r>
    </w:p>
    <w:p w:rsidR="00B123B4" w:rsidRDefault="00B123B4" w:rsidP="002C015F">
      <w:pPr>
        <w:ind w:firstLineChars="300" w:firstLine="630"/>
      </w:pP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本系统软件架构的优点</w:t>
      </w:r>
      <w:r w:rsidRPr="00B123B4">
        <w:rPr>
          <w:rFonts w:asciiTheme="minorEastAsia" w:hAnsiTheme="minorEastAsia" w:hint="eastAsia"/>
          <w:sz w:val="24"/>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hint="eastAsia"/>
          <w:sz w:val="24"/>
          <w:szCs w:val="24"/>
        </w:rPr>
        <w:t>在登陆系统上进行统一管理。三类用户的注册登录都使用同一系统，有利于保证数据的可靠性和唯一性。同时，还提高了系统的安全性。</w:t>
      </w:r>
    </w:p>
    <w:p w:rsidR="00DD506C" w:rsidRPr="00B123B4" w:rsidRDefault="007B6719" w:rsidP="002C015F">
      <w:pPr>
        <w:pStyle w:val="a6"/>
        <w:numPr>
          <w:ilvl w:val="0"/>
          <w:numId w:val="9"/>
        </w:numPr>
        <w:spacing w:line="400" w:lineRule="exact"/>
        <w:ind w:firstLineChars="0"/>
        <w:rPr>
          <w:rFonts w:asciiTheme="minorEastAsia" w:eastAsiaTheme="minorEastAsia" w:hAnsiTheme="minorEastAsia"/>
          <w:sz w:val="24"/>
          <w:szCs w:val="24"/>
        </w:rPr>
      </w:pPr>
      <w:r>
        <w:rPr>
          <w:rFonts w:asciiTheme="minorEastAsia" w:eastAsiaTheme="minorEastAsia" w:hAnsiTheme="minorEastAsia"/>
          <w:sz w:val="24"/>
          <w:szCs w:val="24"/>
        </w:rPr>
        <w:t>使用前后端完全分离</w:t>
      </w:r>
      <w:r w:rsidR="00DD506C" w:rsidRPr="00B123B4">
        <w:rPr>
          <w:rFonts w:asciiTheme="minorEastAsia" w:eastAsiaTheme="minorEastAsia" w:hAnsiTheme="minorEastAsia"/>
          <w:sz w:val="24"/>
          <w:szCs w:val="24"/>
        </w:rPr>
        <w:t>的架构</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在开发时更加自由</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前端的视图逻辑完全由前端负责</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在进行开发时只要事先规定好接口</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前端可以按照自己的进度和想法进</w:t>
      </w:r>
      <w:r w:rsidR="00DD506C" w:rsidRPr="00B123B4">
        <w:rPr>
          <w:rFonts w:asciiTheme="minorEastAsia" w:eastAsiaTheme="minorEastAsia" w:hAnsiTheme="minorEastAsia"/>
          <w:sz w:val="24"/>
          <w:szCs w:val="24"/>
        </w:rPr>
        <w:lastRenderedPageBreak/>
        <w:t>行独立开发</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而不用考虑后端的进度</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逻辑和兼容性</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后端只负责数据和业务逻辑的处理</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可以更加专注于专业问题的解决</w:t>
      </w:r>
      <w:r w:rsidR="00DD506C" w:rsidRPr="00B123B4">
        <w:rPr>
          <w:rFonts w:asciiTheme="minorEastAsia" w:eastAsiaTheme="minorEastAsia" w:hAnsiTheme="minorEastAsia" w:hint="eastAsia"/>
          <w:sz w:val="24"/>
          <w:szCs w:val="24"/>
        </w:rPr>
        <w:t>，而不用考虑前端的视图逻辑，</w:t>
      </w:r>
      <w:r w:rsidR="00DD506C" w:rsidRPr="00B123B4">
        <w:rPr>
          <w:rFonts w:asciiTheme="minorEastAsia" w:eastAsiaTheme="minorEastAsia" w:hAnsiTheme="minorEastAsia"/>
          <w:sz w:val="24"/>
          <w:szCs w:val="24"/>
        </w:rPr>
        <w:t>减轻后端开发压力</w:t>
      </w:r>
      <w:r w:rsidR="00DD506C" w:rsidRPr="00B123B4">
        <w:rPr>
          <w:rFonts w:asciiTheme="minorEastAsia" w:eastAsiaTheme="minorEastAsia" w:hAnsiTheme="minorEastAsia" w:hint="eastAsia"/>
          <w:sz w:val="24"/>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sz w:val="24"/>
          <w:szCs w:val="24"/>
        </w:rPr>
        <w:t>使用Nginx反向代理服务器大大提高了本系统的并发能力</w:t>
      </w:r>
      <w:r w:rsidRPr="00B123B4">
        <w:rPr>
          <w:rFonts w:asciiTheme="minorEastAsia" w:eastAsiaTheme="minorEastAsia" w:hAnsiTheme="minorEastAsia" w:hint="eastAsia"/>
          <w:sz w:val="24"/>
          <w:szCs w:val="24"/>
        </w:rPr>
        <w:t>。当大量用户同时使用本系统时，Nginx反向代理服务器会进行负载均衡，将用户请求转发到服务压力最小的服务器上，避免了整个系统因为压力过大而崩溃的情况。</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hint="eastAsia"/>
          <w:sz w:val="24"/>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2C015F"/>
    <w:p w:rsidR="006B771D" w:rsidRPr="00B123B4" w:rsidRDefault="006B771D" w:rsidP="00932816">
      <w:pPr>
        <w:pStyle w:val="1"/>
      </w:pPr>
      <w:bookmarkStart w:id="23" w:name="_Toc38196298"/>
      <w:r w:rsidRPr="00B123B4">
        <w:rPr>
          <w:rFonts w:hint="eastAsia"/>
        </w:rPr>
        <w:t>3</w:t>
      </w:r>
      <w:r w:rsidRPr="00B123B4">
        <w:t xml:space="preserve">.2 </w:t>
      </w:r>
      <w:r w:rsidRPr="00B123B4">
        <w:t>系统技术架构设计</w:t>
      </w:r>
      <w:bookmarkEnd w:id="23"/>
    </w:p>
    <w:p w:rsidR="00B123B4"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本系统的技术架构按层次分为四层</w:t>
      </w:r>
      <w:r w:rsidRPr="00B123B4">
        <w:rPr>
          <w:rFonts w:asciiTheme="minorEastAsia" w:hAnsiTheme="minorEastAsia" w:hint="eastAsia"/>
          <w:sz w:val="24"/>
          <w:szCs w:val="24"/>
        </w:rPr>
        <w:t>，</w:t>
      </w:r>
      <w:r w:rsidRPr="00B123B4">
        <w:rPr>
          <w:rFonts w:asciiTheme="minorEastAsia" w:hAnsiTheme="minorEastAsia"/>
          <w:sz w:val="24"/>
          <w:szCs w:val="24"/>
        </w:rPr>
        <w:t>由上层到底层分别是视图层</w:t>
      </w:r>
      <w:r w:rsidRPr="00B123B4">
        <w:rPr>
          <w:rFonts w:asciiTheme="minorEastAsia" w:hAnsiTheme="minorEastAsia" w:hint="eastAsia"/>
          <w:sz w:val="24"/>
          <w:szCs w:val="24"/>
        </w:rPr>
        <w:t>、</w:t>
      </w:r>
      <w:r w:rsidRPr="00B123B4">
        <w:rPr>
          <w:rFonts w:asciiTheme="minorEastAsia" w:hAnsiTheme="minorEastAsia"/>
          <w:sz w:val="24"/>
          <w:szCs w:val="24"/>
        </w:rPr>
        <w:t>业务层</w:t>
      </w:r>
      <w:r w:rsidRPr="00B123B4">
        <w:rPr>
          <w:rFonts w:asciiTheme="minorEastAsia" w:hAnsiTheme="minorEastAsia" w:hint="eastAsia"/>
          <w:sz w:val="24"/>
          <w:szCs w:val="24"/>
        </w:rPr>
        <w:t>、</w:t>
      </w:r>
      <w:r w:rsidRPr="00B123B4">
        <w:rPr>
          <w:rFonts w:asciiTheme="minorEastAsia" w:hAnsiTheme="minorEastAsia"/>
          <w:sz w:val="24"/>
          <w:szCs w:val="24"/>
        </w:rPr>
        <w:t>数据对象关系映射层</w:t>
      </w:r>
      <w:r w:rsidRPr="00B123B4">
        <w:rPr>
          <w:rFonts w:asciiTheme="minorEastAsia" w:hAnsiTheme="minorEastAsia" w:hint="eastAsia"/>
          <w:sz w:val="24"/>
          <w:szCs w:val="24"/>
        </w:rPr>
        <w:t>、</w:t>
      </w:r>
      <w:r w:rsidRPr="00B123B4">
        <w:rPr>
          <w:rFonts w:asciiTheme="minorEastAsia" w:hAnsiTheme="minorEastAsia"/>
          <w:sz w:val="24"/>
          <w:szCs w:val="24"/>
        </w:rPr>
        <w:t>数据层</w:t>
      </w:r>
      <w:r w:rsidRPr="00B123B4">
        <w:rPr>
          <w:rFonts w:asciiTheme="minorEastAsia" w:hAnsiTheme="minorEastAsia" w:hint="eastAsia"/>
          <w:sz w:val="24"/>
          <w:szCs w:val="24"/>
        </w:rPr>
        <w:t>。视图层主要使用v</w:t>
      </w:r>
      <w:r w:rsidRPr="00B123B4">
        <w:rPr>
          <w:rFonts w:asciiTheme="minorEastAsia" w:hAnsiTheme="minorEastAsia"/>
          <w:sz w:val="24"/>
          <w:szCs w:val="24"/>
        </w:rPr>
        <w:t>ue.js作为前端框架</w:t>
      </w:r>
      <w:r w:rsidRPr="00B123B4">
        <w:rPr>
          <w:rFonts w:asciiTheme="minorEastAsia" w:hAnsiTheme="minorEastAsia" w:hint="eastAsia"/>
          <w:sz w:val="24"/>
          <w:szCs w:val="24"/>
        </w:rPr>
        <w:t>，负责视图渲染和</w:t>
      </w:r>
      <w:r w:rsidRPr="00B123B4">
        <w:rPr>
          <w:rFonts w:asciiTheme="minorEastAsia" w:hAnsiTheme="minorEastAsia"/>
          <w:sz w:val="24"/>
          <w:szCs w:val="24"/>
        </w:rPr>
        <w:t>ajax请求发起</w:t>
      </w:r>
      <w:r w:rsidRPr="00B123B4">
        <w:rPr>
          <w:rFonts w:asciiTheme="minorEastAsia" w:hAnsiTheme="minorEastAsia" w:hint="eastAsia"/>
          <w:sz w:val="24"/>
          <w:szCs w:val="24"/>
        </w:rPr>
        <w:t>；业务层主要使用Django框架作为REST</w:t>
      </w:r>
      <w:r w:rsidRPr="00B123B4">
        <w:rPr>
          <w:rFonts w:asciiTheme="minorEastAsia" w:hAnsiTheme="minorEastAsia"/>
          <w:sz w:val="24"/>
          <w:szCs w:val="24"/>
        </w:rPr>
        <w:t>ful API接口</w:t>
      </w:r>
      <w:r w:rsidRPr="00B123B4">
        <w:rPr>
          <w:rFonts w:asciiTheme="minorEastAsia" w:hAnsiTheme="minorEastAsia" w:hint="eastAsia"/>
          <w:sz w:val="24"/>
          <w:szCs w:val="24"/>
        </w:rPr>
        <w:t>，负责</w:t>
      </w:r>
      <w:r w:rsidRPr="00B123B4">
        <w:rPr>
          <w:rFonts w:asciiTheme="minorEastAsia" w:hAnsiTheme="minorEastAsia"/>
          <w:sz w:val="24"/>
          <w:szCs w:val="24"/>
        </w:rPr>
        <w:t>数据的提供</w:t>
      </w:r>
      <w:r w:rsidRPr="00B123B4">
        <w:rPr>
          <w:rFonts w:asciiTheme="minorEastAsia" w:hAnsiTheme="minorEastAsia" w:hint="eastAsia"/>
          <w:sz w:val="24"/>
          <w:szCs w:val="24"/>
        </w:rPr>
        <w:t>，</w:t>
      </w:r>
      <w:r w:rsidRPr="00B123B4">
        <w:rPr>
          <w:rFonts w:asciiTheme="minorEastAsia" w:hAnsiTheme="minorEastAsia"/>
          <w:sz w:val="24"/>
          <w:szCs w:val="24"/>
        </w:rPr>
        <w:t>响应</w:t>
      </w:r>
      <w:r w:rsidRPr="00B123B4">
        <w:rPr>
          <w:rFonts w:asciiTheme="minorEastAsia" w:hAnsiTheme="minorEastAsia" w:hint="eastAsia"/>
          <w:sz w:val="24"/>
          <w:szCs w:val="24"/>
        </w:rPr>
        <w:t>a</w:t>
      </w:r>
      <w:r w:rsidRPr="00B123B4">
        <w:rPr>
          <w:rFonts w:asciiTheme="minorEastAsia" w:hAnsiTheme="minorEastAsia"/>
          <w:sz w:val="24"/>
          <w:szCs w:val="24"/>
        </w:rPr>
        <w:t>jax请求</w:t>
      </w:r>
      <w:r w:rsidRPr="00B123B4">
        <w:rPr>
          <w:rFonts w:asciiTheme="minorEastAsia" w:hAnsiTheme="minorEastAsia" w:hint="eastAsia"/>
          <w:sz w:val="24"/>
          <w:szCs w:val="24"/>
        </w:rPr>
        <w:t>；</w:t>
      </w:r>
      <w:r w:rsidRPr="00B123B4">
        <w:rPr>
          <w:rFonts w:asciiTheme="minorEastAsia" w:hAnsiTheme="minorEastAsia"/>
          <w:sz w:val="24"/>
          <w:szCs w:val="24"/>
        </w:rPr>
        <w:t>数据对象关系映射层使用Django框架自带的ORM框架</w:t>
      </w:r>
      <w:r w:rsidRPr="00B123B4">
        <w:rPr>
          <w:rFonts w:asciiTheme="minorEastAsia" w:hAnsiTheme="minorEastAsia" w:hint="eastAsia"/>
          <w:sz w:val="24"/>
          <w:szCs w:val="24"/>
        </w:rPr>
        <w:t>，</w:t>
      </w:r>
      <w:r w:rsidRPr="00B123B4">
        <w:rPr>
          <w:rFonts w:asciiTheme="minorEastAsia" w:hAnsiTheme="minorEastAsia"/>
          <w:sz w:val="24"/>
          <w:szCs w:val="24"/>
        </w:rPr>
        <w:t>实现业务层到数据层的数据对象映射</w:t>
      </w:r>
      <w:r w:rsidRPr="00B123B4">
        <w:rPr>
          <w:rFonts w:asciiTheme="minorEastAsia" w:hAnsiTheme="minorEastAsia" w:hint="eastAsia"/>
          <w:sz w:val="24"/>
          <w:szCs w:val="24"/>
        </w:rPr>
        <w:t>；</w:t>
      </w:r>
      <w:r w:rsidRPr="00B123B4">
        <w:rPr>
          <w:rFonts w:asciiTheme="minorEastAsia" w:hAnsiTheme="minorEastAsia"/>
          <w:sz w:val="24"/>
          <w:szCs w:val="24"/>
        </w:rPr>
        <w:t>数据层使用MySQL数据库</w:t>
      </w:r>
      <w:r w:rsidRPr="00B123B4">
        <w:rPr>
          <w:rFonts w:asciiTheme="minorEastAsia" w:hAnsiTheme="minorEastAsia" w:hint="eastAsia"/>
          <w:sz w:val="24"/>
          <w:szCs w:val="24"/>
        </w:rPr>
        <w:t>，</w:t>
      </w:r>
      <w:r w:rsidRPr="00B123B4">
        <w:rPr>
          <w:rFonts w:asciiTheme="minorEastAsia" w:hAnsiTheme="minorEastAsia"/>
          <w:sz w:val="24"/>
          <w:szCs w:val="24"/>
        </w:rPr>
        <w:t>进行数据保存和持久化</w:t>
      </w:r>
      <w:r w:rsidRPr="00B123B4">
        <w:rPr>
          <w:rFonts w:asciiTheme="minorEastAsia" w:hAnsiTheme="minorEastAsia" w:hint="eastAsia"/>
          <w:sz w:val="24"/>
          <w:szCs w:val="24"/>
        </w:rPr>
        <w:t>。</w:t>
      </w:r>
      <w:r w:rsidRPr="00B123B4">
        <w:rPr>
          <w:rFonts w:asciiTheme="minorEastAsia" w:hAnsiTheme="minorEastAsia"/>
          <w:sz w:val="24"/>
          <w:szCs w:val="24"/>
        </w:rPr>
        <w:t>系统技术架构图如图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2所示</w:t>
      </w:r>
      <w:r w:rsidRPr="00B123B4">
        <w:rPr>
          <w:rFonts w:asciiTheme="minorEastAsia" w:hAnsiTheme="minorEastAsia" w:hint="eastAsia"/>
          <w:sz w:val="24"/>
          <w:szCs w:val="24"/>
        </w:rPr>
        <w:t>。</w:t>
      </w:r>
    </w:p>
    <w:p w:rsidR="00DD506C" w:rsidRDefault="00B123B4" w:rsidP="002C015F">
      <w:r>
        <w:rPr>
          <w:rFonts w:hint="eastAsia"/>
          <w:noProof/>
        </w:rPr>
        <w:drawing>
          <wp:anchor distT="0" distB="0" distL="114300" distR="114300" simplePos="0" relativeHeight="251665408" behindDoc="0" locked="0" layoutInCell="1" allowOverlap="1">
            <wp:simplePos x="0" y="0"/>
            <wp:positionH relativeFrom="margin">
              <wp:posOffset>339973</wp:posOffset>
            </wp:positionH>
            <wp:positionV relativeFrom="paragraph">
              <wp:posOffset>8227</wp:posOffset>
            </wp:positionV>
            <wp:extent cx="5198694" cy="3904091"/>
            <wp:effectExtent l="0" t="0" r="2540" b="127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6819" cy="3917702"/>
                    </a:xfrm>
                    <a:prstGeom prst="rect">
                      <a:avLst/>
                    </a:prstGeom>
                  </pic:spPr>
                </pic:pic>
              </a:graphicData>
            </a:graphic>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B123B4" w:rsidRDefault="00DD506C" w:rsidP="002C015F">
      <w:r>
        <w:rPr>
          <w:rFonts w:hint="eastAsia"/>
        </w:rPr>
        <w:t xml:space="preserve"> </w:t>
      </w:r>
      <w:r>
        <w:t xml:space="preserve">                                </w:t>
      </w:r>
    </w:p>
    <w:p w:rsidR="00B123B4" w:rsidRDefault="00B123B4" w:rsidP="002C015F"/>
    <w:p w:rsidR="00DD506C" w:rsidRPr="00B123B4" w:rsidRDefault="00DD506C" w:rsidP="00B123B4">
      <w:pPr>
        <w:ind w:firstLineChars="1600" w:firstLine="3840"/>
        <w:rPr>
          <w:rFonts w:asciiTheme="minorEastAsia" w:hAnsiTheme="minorEastAsia"/>
          <w:sz w:val="24"/>
          <w:szCs w:val="24"/>
        </w:rPr>
      </w:pPr>
      <w:commentRangeStart w:id="24"/>
      <w:r w:rsidRPr="00B123B4">
        <w:rPr>
          <w:rFonts w:asciiTheme="minorEastAsia" w:hAnsiTheme="minorEastAsia"/>
          <w:sz w:val="24"/>
          <w:szCs w:val="24"/>
        </w:rPr>
        <w:lastRenderedPageBreak/>
        <w:t>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2 系统技术架构</w:t>
      </w:r>
      <w:del w:id="25" w:author="Jangym" w:date="2020-04-21T12:58:00Z">
        <w:r w:rsidRPr="00B123B4" w:rsidDel="00207838">
          <w:rPr>
            <w:rFonts w:asciiTheme="minorEastAsia" w:hAnsiTheme="minorEastAsia"/>
            <w:sz w:val="24"/>
            <w:szCs w:val="24"/>
          </w:rPr>
          <w:delText>图</w:delText>
        </w:r>
      </w:del>
      <w:commentRangeEnd w:id="24"/>
      <w:r w:rsidR="00207838">
        <w:rPr>
          <w:rStyle w:val="ad"/>
        </w:rPr>
        <w:commentReference w:id="24"/>
      </w:r>
    </w:p>
    <w:p w:rsidR="00B123B4" w:rsidRDefault="00B123B4" w:rsidP="00B123B4"/>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视图层</w:t>
      </w:r>
      <w:r w:rsidRPr="00B123B4">
        <w:rPr>
          <w:rFonts w:asciiTheme="minorEastAsia" w:hAnsiTheme="minorEastAsia" w:hint="eastAsia"/>
          <w:sz w:val="24"/>
          <w:szCs w:val="24"/>
        </w:rPr>
        <w:t>：视图</w:t>
      </w:r>
      <w:proofErr w:type="gramStart"/>
      <w:r w:rsidRPr="00B123B4">
        <w:rPr>
          <w:rFonts w:asciiTheme="minorEastAsia" w:hAnsiTheme="minorEastAsia" w:hint="eastAsia"/>
          <w:sz w:val="24"/>
          <w:szCs w:val="24"/>
        </w:rPr>
        <w:t>层就是</w:t>
      </w:r>
      <w:proofErr w:type="gramEnd"/>
      <w:r w:rsidRPr="00B123B4">
        <w:rPr>
          <w:rFonts w:asciiTheme="minorEastAsia" w:hAnsiTheme="minorEastAsia" w:hint="eastAsia"/>
          <w:sz w:val="24"/>
          <w:szCs w:val="24"/>
        </w:rPr>
        <w:t>广义上的前端，使用的技术主要是v</w:t>
      </w:r>
      <w:r w:rsidRPr="00B123B4">
        <w:rPr>
          <w:rFonts w:asciiTheme="minorEastAsia" w:hAnsiTheme="minorEastAsia"/>
          <w:sz w:val="24"/>
          <w:szCs w:val="24"/>
        </w:rPr>
        <w:t>ue.js框架</w:t>
      </w:r>
      <w:r w:rsidRPr="00B123B4">
        <w:rPr>
          <w:rFonts w:asciiTheme="minorEastAsia" w:hAnsiTheme="minorEastAsia" w:hint="eastAsia"/>
          <w:sz w:val="24"/>
          <w:szCs w:val="24"/>
        </w:rPr>
        <w:t>，</w:t>
      </w:r>
      <w:r w:rsidRPr="00B123B4">
        <w:rPr>
          <w:rFonts w:asciiTheme="minorEastAsia" w:hAnsiTheme="minorEastAsia"/>
          <w:sz w:val="24"/>
          <w:szCs w:val="24"/>
        </w:rPr>
        <w:t>vue.js框架的底层其实就是传统的前端三件套</w:t>
      </w:r>
      <w:r w:rsidRPr="00B123B4">
        <w:rPr>
          <w:rFonts w:asciiTheme="minorEastAsia" w:hAnsiTheme="minorEastAsia" w:hint="eastAsia"/>
          <w:sz w:val="24"/>
          <w:szCs w:val="24"/>
        </w:rPr>
        <w:t>（JavaScript、CSS、HTML）。视图层对上主要负责视图的布局、渲染、显示，对下使用</w:t>
      </w:r>
      <w:r w:rsidRPr="00B123B4">
        <w:rPr>
          <w:rFonts w:asciiTheme="minorEastAsia" w:hAnsiTheme="minorEastAsia"/>
          <w:sz w:val="24"/>
          <w:szCs w:val="24"/>
        </w:rPr>
        <w:t>ajax协议发送请求和获取数据</w:t>
      </w:r>
      <w:r w:rsidRPr="00B123B4">
        <w:rPr>
          <w:rFonts w:asciiTheme="minorEastAsia" w:hAnsiTheme="minorEastAsia" w:hint="eastAsia"/>
          <w:sz w:val="24"/>
          <w:szCs w:val="24"/>
        </w:rPr>
        <w:t>。</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业务层</w:t>
      </w:r>
      <w:r w:rsidRPr="00B123B4">
        <w:rPr>
          <w:rFonts w:asciiTheme="minorEastAsia" w:hAnsiTheme="minorEastAsia" w:hint="eastAsia"/>
          <w:sz w:val="24"/>
          <w:szCs w:val="24"/>
        </w:rPr>
        <w:t>：</w:t>
      </w:r>
      <w:r w:rsidRPr="00B123B4">
        <w:rPr>
          <w:rFonts w:asciiTheme="minorEastAsia" w:hAnsiTheme="minorEastAsia"/>
          <w:sz w:val="24"/>
          <w:szCs w:val="24"/>
        </w:rPr>
        <w:t>业务层主要负责业务逻辑的处理</w:t>
      </w:r>
      <w:r w:rsidRPr="00B123B4">
        <w:rPr>
          <w:rFonts w:asciiTheme="minorEastAsia" w:hAnsiTheme="minorEastAsia" w:hint="eastAsia"/>
          <w:sz w:val="24"/>
          <w:szCs w:val="24"/>
        </w:rPr>
        <w:t>，</w:t>
      </w:r>
      <w:r w:rsidRPr="00B123B4">
        <w:rPr>
          <w:rFonts w:asciiTheme="minorEastAsia" w:hAnsiTheme="minorEastAsia"/>
          <w:sz w:val="24"/>
          <w:szCs w:val="24"/>
        </w:rPr>
        <w:t>属于后端重要的一部分</w:t>
      </w:r>
      <w:r w:rsidRPr="00B123B4">
        <w:rPr>
          <w:rFonts w:asciiTheme="minorEastAsia" w:hAnsiTheme="minorEastAsia" w:hint="eastAsia"/>
          <w:sz w:val="24"/>
          <w:szCs w:val="24"/>
        </w:rPr>
        <w:t>。</w:t>
      </w:r>
      <w:r w:rsidRPr="00B123B4">
        <w:rPr>
          <w:rFonts w:asciiTheme="minorEastAsia" w:hAnsiTheme="minorEastAsia"/>
          <w:sz w:val="24"/>
          <w:szCs w:val="24"/>
        </w:rPr>
        <w:t>本系统的</w:t>
      </w:r>
      <w:proofErr w:type="gramStart"/>
      <w:r w:rsidRPr="00B123B4">
        <w:rPr>
          <w:rFonts w:asciiTheme="minorEastAsia" w:hAnsiTheme="minorEastAsia"/>
          <w:sz w:val="24"/>
          <w:szCs w:val="24"/>
        </w:rPr>
        <w:t>业务层只负责</w:t>
      </w:r>
      <w:proofErr w:type="gramEnd"/>
      <w:r w:rsidRPr="00B123B4">
        <w:rPr>
          <w:rFonts w:asciiTheme="minorEastAsia" w:hAnsiTheme="minorEastAsia"/>
          <w:sz w:val="24"/>
          <w:szCs w:val="24"/>
        </w:rPr>
        <w:t>提供RESTful API接口</w:t>
      </w:r>
      <w:r w:rsidRPr="00B123B4">
        <w:rPr>
          <w:rFonts w:asciiTheme="minorEastAsia" w:hAnsiTheme="minorEastAsia" w:hint="eastAsia"/>
          <w:sz w:val="24"/>
          <w:szCs w:val="24"/>
        </w:rPr>
        <w:t>，对</w:t>
      </w:r>
      <w:r w:rsidRPr="00B123B4">
        <w:rPr>
          <w:rFonts w:asciiTheme="minorEastAsia" w:hAnsiTheme="minorEastAsia"/>
          <w:sz w:val="24"/>
          <w:szCs w:val="24"/>
        </w:rPr>
        <w:t>上层合法的请求进行响应并返回数据</w:t>
      </w:r>
      <w:r w:rsidRPr="00B123B4">
        <w:rPr>
          <w:rFonts w:asciiTheme="minorEastAsia" w:hAnsiTheme="minorEastAsia" w:hint="eastAsia"/>
          <w:sz w:val="24"/>
          <w:szCs w:val="24"/>
        </w:rPr>
        <w:t>。对下一层，通过数据对象映射，获取所需的数据和保存所需要的数据。</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数据对映射层</w:t>
      </w:r>
      <w:r w:rsidRPr="00B123B4">
        <w:rPr>
          <w:rFonts w:asciiTheme="minorEastAsia" w:hAnsiTheme="minorEastAsia" w:hint="eastAsia"/>
          <w:sz w:val="24"/>
          <w:szCs w:val="24"/>
        </w:rPr>
        <w:t>：</w:t>
      </w:r>
      <w:r w:rsidRPr="00B123B4">
        <w:rPr>
          <w:rFonts w:asciiTheme="minorEastAsia" w:hAnsiTheme="minorEastAsia"/>
          <w:sz w:val="24"/>
          <w:szCs w:val="24"/>
        </w:rPr>
        <w:t>数据对象映射层</w:t>
      </w:r>
      <w:r w:rsidRPr="00B123B4">
        <w:rPr>
          <w:rFonts w:asciiTheme="minorEastAsia" w:hAnsiTheme="minorEastAsia" w:hint="eastAsia"/>
          <w:sz w:val="24"/>
          <w:szCs w:val="24"/>
        </w:rPr>
        <w:t>（ORM）使用的技术是Django框架自带的ORM框架，负责业务</w:t>
      </w:r>
      <w:proofErr w:type="gramStart"/>
      <w:r w:rsidRPr="00B123B4">
        <w:rPr>
          <w:rFonts w:asciiTheme="minorEastAsia" w:hAnsiTheme="minorEastAsia" w:hint="eastAsia"/>
          <w:sz w:val="24"/>
          <w:szCs w:val="24"/>
        </w:rPr>
        <w:t>层对象</w:t>
      </w:r>
      <w:proofErr w:type="gramEnd"/>
      <w:r w:rsidRPr="00B123B4">
        <w:rPr>
          <w:rFonts w:asciiTheme="minorEastAsia" w:hAnsiTheme="minorEastAsia" w:hint="eastAsia"/>
          <w:sz w:val="24"/>
          <w:szCs w:val="24"/>
        </w:rPr>
        <w:t>和数据</w:t>
      </w:r>
      <w:proofErr w:type="gramStart"/>
      <w:r w:rsidRPr="00B123B4">
        <w:rPr>
          <w:rFonts w:asciiTheme="minorEastAsia" w:hAnsiTheme="minorEastAsia" w:hint="eastAsia"/>
          <w:sz w:val="24"/>
          <w:szCs w:val="24"/>
        </w:rPr>
        <w:t>层对象</w:t>
      </w:r>
      <w:proofErr w:type="gramEnd"/>
      <w:r w:rsidRPr="00B123B4">
        <w:rPr>
          <w:rFonts w:asciiTheme="minorEastAsia" w:hAnsiTheme="minorEastAsia" w:hint="eastAsia"/>
          <w:sz w:val="24"/>
          <w:szCs w:val="24"/>
        </w:rPr>
        <w:t>的映射。</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数据层</w:t>
      </w:r>
      <w:r w:rsidRPr="00B123B4">
        <w:rPr>
          <w:rFonts w:asciiTheme="minorEastAsia" w:hAnsiTheme="minorEastAsia" w:hint="eastAsia"/>
          <w:sz w:val="24"/>
          <w:szCs w:val="24"/>
        </w:rPr>
        <w:t>：数据层使用MySQL数据库，负责数据的保存、查询、更新、持久化。</w:t>
      </w:r>
    </w:p>
    <w:p w:rsidR="00DD506C" w:rsidRPr="00DD506C" w:rsidRDefault="00DD506C" w:rsidP="002C015F"/>
    <w:p w:rsidR="006B771D" w:rsidRPr="00B123B4" w:rsidRDefault="007A664E" w:rsidP="00932816">
      <w:pPr>
        <w:pStyle w:val="1"/>
      </w:pPr>
      <w:bookmarkStart w:id="26" w:name="_Toc38196299"/>
      <w:r w:rsidRPr="00B123B4">
        <w:t>3.3</w:t>
      </w:r>
      <w:r w:rsidR="006B771D" w:rsidRPr="00B123B4">
        <w:t xml:space="preserve"> </w:t>
      </w:r>
      <w:r w:rsidR="006B771D" w:rsidRPr="00B123B4">
        <w:t>系统网络架构设计</w:t>
      </w:r>
      <w:bookmarkEnd w:id="26"/>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本系统的网络架构设计属于常见的</w:t>
      </w:r>
      <w:r w:rsidRPr="00B96437">
        <w:rPr>
          <w:rFonts w:asciiTheme="minorEastAsia" w:hAnsiTheme="minorEastAsia" w:hint="eastAsia"/>
          <w:sz w:val="24"/>
          <w:szCs w:val="24"/>
        </w:rPr>
        <w:t>w</w:t>
      </w:r>
      <w:r w:rsidRPr="00B96437">
        <w:rPr>
          <w:rFonts w:asciiTheme="minorEastAsia" w:hAnsiTheme="minorEastAsia"/>
          <w:sz w:val="24"/>
          <w:szCs w:val="24"/>
        </w:rPr>
        <w:t>eb网络架构</w:t>
      </w:r>
      <w:r w:rsidRPr="00B96437">
        <w:rPr>
          <w:rFonts w:asciiTheme="minorEastAsia" w:hAnsiTheme="minorEastAsia" w:hint="eastAsia"/>
          <w:sz w:val="24"/>
          <w:szCs w:val="24"/>
        </w:rPr>
        <w:t>。在</w:t>
      </w:r>
      <w:r w:rsidRPr="00B96437">
        <w:rPr>
          <w:rFonts w:asciiTheme="minorEastAsia" w:hAnsiTheme="minorEastAsia"/>
          <w:sz w:val="24"/>
          <w:szCs w:val="24"/>
        </w:rPr>
        <w:t>客户端</w:t>
      </w:r>
      <w:r w:rsidRPr="00B96437">
        <w:rPr>
          <w:rFonts w:asciiTheme="minorEastAsia" w:hAnsiTheme="minorEastAsia" w:hint="eastAsia"/>
          <w:sz w:val="24"/>
          <w:szCs w:val="24"/>
        </w:rPr>
        <w:t>（浏览器）中输入域名，经过DNS域名服务器解析得到真正的服务器IP地址，再经由Nginx服务器进行负载均衡，将到达的请求转发到后端服务器，多个后端服务器再向唯一的数据库服务器进行连接。最终，完成整个系统的网络连接流程。</w:t>
      </w:r>
      <w:r w:rsidRPr="00B96437">
        <w:rPr>
          <w:rFonts w:asciiTheme="minorEastAsia" w:hAnsiTheme="minorEastAsia"/>
          <w:sz w:val="24"/>
          <w:szCs w:val="24"/>
        </w:rPr>
        <w:t>系统网络架构图如图</w:t>
      </w:r>
      <w:r w:rsidR="00B96437">
        <w:rPr>
          <w:rFonts w:asciiTheme="minorEastAsia" w:hAnsiTheme="minorEastAsia"/>
          <w:sz w:val="24"/>
          <w:szCs w:val="24"/>
        </w:rPr>
        <w:t>3</w:t>
      </w:r>
      <w:r w:rsidRPr="00B96437">
        <w:rPr>
          <w:rFonts w:asciiTheme="minorEastAsia" w:hAnsiTheme="minorEastAsia" w:hint="eastAsia"/>
          <w:sz w:val="24"/>
          <w:szCs w:val="24"/>
        </w:rPr>
        <w:t>-</w:t>
      </w:r>
      <w:r w:rsidRPr="00B96437">
        <w:rPr>
          <w:rFonts w:asciiTheme="minorEastAsia" w:hAnsiTheme="minorEastAsia"/>
          <w:sz w:val="24"/>
          <w:szCs w:val="24"/>
        </w:rPr>
        <w:t>3所示</w:t>
      </w:r>
      <w:r w:rsidRPr="00B96437">
        <w:rPr>
          <w:rFonts w:asciiTheme="minorEastAsia" w:hAnsiTheme="minorEastAsia" w:hint="eastAsia"/>
          <w:sz w:val="24"/>
          <w:szCs w:val="24"/>
        </w:rPr>
        <w:t>。</w:t>
      </w: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r>
        <w:rPr>
          <w:rFonts w:hint="eastAsia"/>
          <w:noProof/>
        </w:rPr>
        <w:drawing>
          <wp:anchor distT="0" distB="0" distL="114300" distR="114300" simplePos="0" relativeHeight="251666432" behindDoc="0" locked="0" layoutInCell="1" allowOverlap="1">
            <wp:simplePos x="0" y="0"/>
            <wp:positionH relativeFrom="column">
              <wp:posOffset>530805</wp:posOffset>
            </wp:positionH>
            <wp:positionV relativeFrom="paragraph">
              <wp:posOffset>-2722604</wp:posOffset>
            </wp:positionV>
            <wp:extent cx="5295600" cy="2923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5600" cy="2923200"/>
                    </a:xfrm>
                    <a:prstGeom prst="rect">
                      <a:avLst/>
                    </a:prstGeom>
                  </pic:spPr>
                </pic:pic>
              </a:graphicData>
            </a:graphic>
          </wp:anchor>
        </w:drawing>
      </w:r>
    </w:p>
    <w:p w:rsidR="002F26DA" w:rsidRPr="00B96437" w:rsidRDefault="002F26DA" w:rsidP="002C015F">
      <w:pPr>
        <w:ind w:firstLineChars="400" w:firstLine="840"/>
        <w:rPr>
          <w:rFonts w:asciiTheme="minorEastAsia" w:hAnsiTheme="minorEastAsia"/>
          <w:sz w:val="24"/>
          <w:szCs w:val="24"/>
        </w:rPr>
      </w:pPr>
      <w:r>
        <w:rPr>
          <w:rFonts w:hint="eastAsia"/>
        </w:rPr>
        <w:t xml:space="preserve"> </w:t>
      </w:r>
      <w:r>
        <w:t xml:space="preserve">                       </w:t>
      </w:r>
      <w:r w:rsidRPr="00B96437">
        <w:rPr>
          <w:rFonts w:asciiTheme="minorEastAsia" w:hAnsiTheme="minorEastAsia"/>
          <w:sz w:val="24"/>
          <w:szCs w:val="24"/>
        </w:rPr>
        <w:t>图</w:t>
      </w:r>
      <w:r w:rsidR="00B96437">
        <w:rPr>
          <w:rFonts w:asciiTheme="minorEastAsia" w:hAnsiTheme="minorEastAsia"/>
          <w:sz w:val="24"/>
          <w:szCs w:val="24"/>
        </w:rPr>
        <w:t>3</w:t>
      </w:r>
      <w:r w:rsidRPr="00B96437">
        <w:rPr>
          <w:rFonts w:asciiTheme="minorEastAsia" w:hAnsiTheme="minorEastAsia" w:hint="eastAsia"/>
          <w:sz w:val="24"/>
          <w:szCs w:val="24"/>
        </w:rPr>
        <w:t>-</w:t>
      </w:r>
      <w:r w:rsidRPr="00B96437">
        <w:rPr>
          <w:rFonts w:asciiTheme="minorEastAsia" w:hAnsiTheme="minorEastAsia"/>
          <w:sz w:val="24"/>
          <w:szCs w:val="24"/>
        </w:rPr>
        <w:t>3 系统网络架构</w:t>
      </w:r>
      <w:del w:id="27" w:author="Jangym" w:date="2020-04-21T12:58:00Z">
        <w:r w:rsidRPr="00B96437" w:rsidDel="00207838">
          <w:rPr>
            <w:rFonts w:asciiTheme="minorEastAsia" w:hAnsiTheme="minorEastAsia"/>
            <w:sz w:val="24"/>
            <w:szCs w:val="24"/>
          </w:rPr>
          <w:delText>图</w:delText>
        </w:r>
      </w:del>
    </w:p>
    <w:p w:rsidR="002F26DA" w:rsidRDefault="002F26DA" w:rsidP="002C015F"/>
    <w:p w:rsidR="007A664E" w:rsidRPr="00B123B4" w:rsidRDefault="006B771D" w:rsidP="00932816">
      <w:pPr>
        <w:pStyle w:val="1"/>
      </w:pPr>
      <w:bookmarkStart w:id="28" w:name="_Toc38196300"/>
      <w:r w:rsidRPr="00B123B4">
        <w:rPr>
          <w:rFonts w:hint="eastAsia"/>
        </w:rPr>
        <w:t>3</w:t>
      </w:r>
      <w:r w:rsidRPr="00B123B4">
        <w:t xml:space="preserve">.4 </w:t>
      </w:r>
      <w:r w:rsidR="007A664E" w:rsidRPr="00B123B4">
        <w:t>本章小结</w:t>
      </w:r>
      <w:bookmarkEnd w:id="28"/>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本章主要从软件</w:t>
      </w:r>
      <w:r w:rsidRPr="00B96437">
        <w:rPr>
          <w:rFonts w:asciiTheme="minorEastAsia" w:hAnsiTheme="minorEastAsia" w:hint="eastAsia"/>
          <w:sz w:val="24"/>
          <w:szCs w:val="24"/>
        </w:rPr>
        <w:t>、</w:t>
      </w:r>
      <w:r w:rsidRPr="00B96437">
        <w:rPr>
          <w:rFonts w:asciiTheme="minorEastAsia" w:hAnsiTheme="minorEastAsia"/>
          <w:sz w:val="24"/>
          <w:szCs w:val="24"/>
        </w:rPr>
        <w:t>技术</w:t>
      </w:r>
      <w:r w:rsidRPr="00B96437">
        <w:rPr>
          <w:rFonts w:asciiTheme="minorEastAsia" w:hAnsiTheme="minorEastAsia" w:hint="eastAsia"/>
          <w:sz w:val="24"/>
          <w:szCs w:val="24"/>
        </w:rPr>
        <w:t>、</w:t>
      </w:r>
      <w:r w:rsidRPr="00B96437">
        <w:rPr>
          <w:rFonts w:asciiTheme="minorEastAsia" w:hAnsiTheme="minorEastAsia"/>
          <w:sz w:val="24"/>
          <w:szCs w:val="24"/>
        </w:rPr>
        <w:t>网络三方面实现了对电脑维修系统的架构设计</w:t>
      </w:r>
      <w:r w:rsidRPr="00B96437">
        <w:rPr>
          <w:rFonts w:asciiTheme="minorEastAsia" w:hAnsiTheme="minorEastAsia" w:hint="eastAsia"/>
          <w:sz w:val="24"/>
          <w:szCs w:val="24"/>
        </w:rPr>
        <w:t>。</w:t>
      </w:r>
      <w:r w:rsidRPr="00B96437">
        <w:rPr>
          <w:rFonts w:asciiTheme="minorEastAsia" w:hAnsiTheme="minorEastAsia"/>
          <w:sz w:val="24"/>
          <w:szCs w:val="24"/>
        </w:rPr>
        <w:t>其中</w:t>
      </w:r>
      <w:r w:rsidRPr="00B96437">
        <w:rPr>
          <w:rFonts w:asciiTheme="minorEastAsia" w:hAnsiTheme="minorEastAsia" w:hint="eastAsia"/>
          <w:sz w:val="24"/>
          <w:szCs w:val="24"/>
        </w:rPr>
        <w:t>，</w:t>
      </w:r>
      <w:r w:rsidRPr="00B96437">
        <w:rPr>
          <w:rFonts w:asciiTheme="minorEastAsia" w:hAnsiTheme="minorEastAsia"/>
          <w:sz w:val="24"/>
          <w:szCs w:val="24"/>
        </w:rPr>
        <w:t>软件架构设计大体决定了系统开发的整体架构</w:t>
      </w:r>
      <w:r w:rsidRPr="00B96437">
        <w:rPr>
          <w:rFonts w:asciiTheme="minorEastAsia" w:hAnsiTheme="minorEastAsia" w:hint="eastAsia"/>
          <w:sz w:val="24"/>
          <w:szCs w:val="24"/>
        </w:rPr>
        <w:t>；</w:t>
      </w:r>
      <w:r w:rsidRPr="00B96437">
        <w:rPr>
          <w:rFonts w:asciiTheme="minorEastAsia" w:hAnsiTheme="minorEastAsia"/>
          <w:sz w:val="24"/>
          <w:szCs w:val="24"/>
        </w:rPr>
        <w:t>技术架构设计确定了系统开发使用的技术工具</w:t>
      </w:r>
      <w:r w:rsidRPr="00B96437">
        <w:rPr>
          <w:rFonts w:asciiTheme="minorEastAsia" w:hAnsiTheme="minorEastAsia"/>
          <w:sz w:val="24"/>
          <w:szCs w:val="24"/>
        </w:rPr>
        <w:lastRenderedPageBreak/>
        <w:t>和优点</w:t>
      </w:r>
      <w:r w:rsidRPr="00B96437">
        <w:rPr>
          <w:rFonts w:asciiTheme="minorEastAsia" w:hAnsiTheme="minorEastAsia" w:hint="eastAsia"/>
          <w:sz w:val="24"/>
          <w:szCs w:val="24"/>
        </w:rPr>
        <w:t>；</w:t>
      </w:r>
      <w:r w:rsidRPr="00B96437">
        <w:rPr>
          <w:rFonts w:asciiTheme="minorEastAsia" w:hAnsiTheme="minorEastAsia"/>
          <w:sz w:val="24"/>
          <w:szCs w:val="24"/>
        </w:rPr>
        <w:t>网络架构设计走通了整个系统的流程</w:t>
      </w:r>
      <w:r w:rsidRPr="00B96437">
        <w:rPr>
          <w:rFonts w:asciiTheme="minorEastAsia" w:hAnsiTheme="minorEastAsia" w:hint="eastAsia"/>
          <w:sz w:val="24"/>
          <w:szCs w:val="24"/>
        </w:rPr>
        <w:t>，</w:t>
      </w:r>
      <w:r w:rsidRPr="00B96437">
        <w:rPr>
          <w:rFonts w:asciiTheme="minorEastAsia" w:hAnsiTheme="minorEastAsia"/>
          <w:sz w:val="24"/>
          <w:szCs w:val="24"/>
        </w:rPr>
        <w:t>保证了系统在网络上的可运行性</w:t>
      </w:r>
      <w:r w:rsidRPr="00B96437">
        <w:rPr>
          <w:rFonts w:asciiTheme="minorEastAsia" w:hAnsiTheme="minorEastAsia" w:hint="eastAsia"/>
          <w:sz w:val="24"/>
          <w:szCs w:val="24"/>
        </w:rPr>
        <w:t>。本章的架构设计，为系统详细设计打下了基础和大体框架。</w:t>
      </w:r>
    </w:p>
    <w:p w:rsidR="007A664E" w:rsidRPr="002F26DA" w:rsidRDefault="007A664E" w:rsidP="002C015F"/>
    <w:p w:rsidR="007A664E" w:rsidRDefault="007A664E" w:rsidP="00932816">
      <w:pPr>
        <w:pStyle w:val="aa"/>
      </w:pPr>
      <w:bookmarkStart w:id="29" w:name="_Toc38196301"/>
      <w:r w:rsidRPr="00B96437">
        <w:t>第四章</w:t>
      </w:r>
      <w:r w:rsidRPr="00B96437">
        <w:rPr>
          <w:rFonts w:hint="eastAsia"/>
        </w:rPr>
        <w:t xml:space="preserve"> </w:t>
      </w:r>
      <w:r w:rsidRPr="00B96437">
        <w:rPr>
          <w:rFonts w:hint="eastAsia"/>
        </w:rPr>
        <w:t>系统流程设计</w:t>
      </w:r>
      <w:bookmarkEnd w:id="29"/>
    </w:p>
    <w:p w:rsidR="00B96437" w:rsidRPr="00B96437" w:rsidRDefault="00B96437" w:rsidP="00B96437">
      <w:pPr>
        <w:jc w:val="center"/>
        <w:rPr>
          <w:rFonts w:asciiTheme="majorEastAsia" w:eastAsiaTheme="majorEastAsia" w:hAnsiTheme="majorEastAsia"/>
          <w:b/>
          <w:sz w:val="30"/>
          <w:szCs w:val="30"/>
        </w:rPr>
      </w:pPr>
    </w:p>
    <w:p w:rsidR="002F26DA" w:rsidRDefault="002F26DA" w:rsidP="002C015F">
      <w:r>
        <w:tab/>
      </w:r>
      <w:r w:rsidRPr="00B96437">
        <w:rPr>
          <w:rFonts w:asciiTheme="minorEastAsia" w:hAnsiTheme="minorEastAsia"/>
          <w:sz w:val="24"/>
          <w:szCs w:val="24"/>
        </w:rPr>
        <w:t>本章主要对电脑维修管理系统的几个主要流程进行设计</w:t>
      </w:r>
      <w:r w:rsidRPr="00B96437">
        <w:rPr>
          <w:rFonts w:asciiTheme="minorEastAsia" w:hAnsiTheme="minorEastAsia" w:hint="eastAsia"/>
          <w:sz w:val="24"/>
          <w:szCs w:val="24"/>
        </w:rPr>
        <w:t>，</w:t>
      </w:r>
      <w:r w:rsidRPr="00B96437">
        <w:rPr>
          <w:rFonts w:asciiTheme="minorEastAsia" w:hAnsiTheme="minorEastAsia"/>
          <w:sz w:val="24"/>
          <w:szCs w:val="24"/>
        </w:rPr>
        <w:t>包括登录流程</w:t>
      </w:r>
      <w:r w:rsidRPr="00B96437">
        <w:rPr>
          <w:rFonts w:asciiTheme="minorEastAsia" w:hAnsiTheme="minorEastAsia" w:hint="eastAsia"/>
          <w:sz w:val="24"/>
          <w:szCs w:val="24"/>
        </w:rPr>
        <w:t>、</w:t>
      </w:r>
      <w:r w:rsidRPr="00B96437">
        <w:rPr>
          <w:rFonts w:asciiTheme="minorEastAsia" w:hAnsiTheme="minorEastAsia"/>
          <w:sz w:val="24"/>
          <w:szCs w:val="24"/>
        </w:rPr>
        <w:t>客户报修流程</w:t>
      </w:r>
      <w:r w:rsidRPr="00B96437">
        <w:rPr>
          <w:rFonts w:asciiTheme="minorEastAsia" w:hAnsiTheme="minorEastAsia" w:hint="eastAsia"/>
          <w:sz w:val="24"/>
          <w:szCs w:val="24"/>
        </w:rPr>
        <w:t>、维修</w:t>
      </w:r>
      <w:proofErr w:type="gramStart"/>
      <w:r w:rsidRPr="00B96437">
        <w:rPr>
          <w:rFonts w:asciiTheme="minorEastAsia" w:hAnsiTheme="minorEastAsia" w:hint="eastAsia"/>
          <w:sz w:val="24"/>
          <w:szCs w:val="24"/>
        </w:rPr>
        <w:t>单重新</w:t>
      </w:r>
      <w:proofErr w:type="gramEnd"/>
      <w:r w:rsidRPr="00B96437">
        <w:rPr>
          <w:rFonts w:asciiTheme="minorEastAsia" w:hAnsiTheme="minorEastAsia" w:hint="eastAsia"/>
          <w:sz w:val="24"/>
          <w:szCs w:val="24"/>
        </w:rPr>
        <w:t>分配流程、</w:t>
      </w:r>
      <w:r w:rsidRPr="00B96437">
        <w:rPr>
          <w:rFonts w:asciiTheme="minorEastAsia" w:hAnsiTheme="minorEastAsia"/>
          <w:sz w:val="24"/>
          <w:szCs w:val="24"/>
        </w:rPr>
        <w:t>维修员请假流程</w:t>
      </w:r>
      <w:r w:rsidRPr="00B96437">
        <w:rPr>
          <w:rFonts w:asciiTheme="minorEastAsia" w:hAnsiTheme="minorEastAsia" w:hint="eastAsia"/>
          <w:sz w:val="24"/>
          <w:szCs w:val="24"/>
        </w:rPr>
        <w:t>。</w:t>
      </w:r>
    </w:p>
    <w:p w:rsidR="002F26DA" w:rsidRPr="002F26DA" w:rsidRDefault="002F26DA" w:rsidP="002C015F"/>
    <w:p w:rsidR="007A664E" w:rsidRPr="00B96437" w:rsidRDefault="007A664E" w:rsidP="00932816">
      <w:pPr>
        <w:pStyle w:val="1"/>
      </w:pPr>
      <w:bookmarkStart w:id="30" w:name="_Toc38196302"/>
      <w:r w:rsidRPr="00B96437">
        <w:rPr>
          <w:rFonts w:hint="eastAsia"/>
        </w:rPr>
        <w:t>4</w:t>
      </w:r>
      <w:r w:rsidRPr="00B96437">
        <w:t xml:space="preserve">.1 </w:t>
      </w:r>
      <w:r w:rsidRPr="00B96437">
        <w:t>登录流程设计</w:t>
      </w:r>
      <w:bookmarkEnd w:id="30"/>
    </w:p>
    <w:p w:rsidR="00B96437" w:rsidRDefault="002F26DA" w:rsidP="002C015F">
      <w:r>
        <w:tab/>
      </w:r>
      <w:ins w:id="31" w:author="Jangym" w:date="2020-04-21T12:59:00Z">
        <w:r w:rsidR="00207838">
          <w:rPr>
            <w:rFonts w:hint="eastAsia"/>
          </w:rPr>
          <w:t>用户</w:t>
        </w:r>
      </w:ins>
      <w:r w:rsidRPr="00B96437">
        <w:rPr>
          <w:rFonts w:asciiTheme="minorEastAsia" w:hAnsiTheme="minorEastAsia"/>
          <w:sz w:val="24"/>
          <w:szCs w:val="24"/>
        </w:rPr>
        <w:t>登录流程如图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1所示</w:t>
      </w:r>
      <w:r w:rsidRPr="00B96437">
        <w:rPr>
          <w:rFonts w:asciiTheme="minorEastAsia" w:hAnsiTheme="minorEastAsia" w:hint="eastAsia"/>
          <w:sz w:val="24"/>
          <w:szCs w:val="24"/>
        </w:rPr>
        <w:t>。</w:t>
      </w:r>
      <w:r w:rsidR="00932816">
        <w:t xml:space="preserve">    </w:t>
      </w:r>
    </w:p>
    <w:p w:rsidR="002F26DA" w:rsidRDefault="002F26DA"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7456" behindDoc="0" locked="0" layoutInCell="1" allowOverlap="1">
            <wp:simplePos x="0" y="0"/>
            <wp:positionH relativeFrom="column">
              <wp:posOffset>864235</wp:posOffset>
            </wp:positionH>
            <wp:positionV relativeFrom="paragraph">
              <wp:posOffset>-3354705</wp:posOffset>
            </wp:positionV>
            <wp:extent cx="3290400" cy="35568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90400" cy="3556800"/>
                    </a:xfrm>
                    <a:prstGeom prst="rect">
                      <a:avLst/>
                    </a:prstGeom>
                  </pic:spPr>
                </pic:pic>
              </a:graphicData>
            </a:graphic>
          </wp:anchor>
        </w:drawing>
      </w:r>
    </w:p>
    <w:p w:rsidR="002F26DA" w:rsidRDefault="002F26DA" w:rsidP="002C015F">
      <w:r>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 xml:space="preserve">1 </w:t>
      </w:r>
      <w:ins w:id="32" w:author="Jangym" w:date="2020-04-21T13:00:00Z">
        <w:r w:rsidR="00207838">
          <w:rPr>
            <w:rFonts w:asciiTheme="minorEastAsia" w:hAnsiTheme="minorEastAsia" w:hint="eastAsia"/>
            <w:sz w:val="24"/>
            <w:szCs w:val="24"/>
          </w:rPr>
          <w:t>用户</w:t>
        </w:r>
      </w:ins>
      <w:r w:rsidRPr="00B96437">
        <w:rPr>
          <w:rFonts w:asciiTheme="minorEastAsia" w:hAnsiTheme="minorEastAsia"/>
          <w:sz w:val="24"/>
          <w:szCs w:val="24"/>
        </w:rPr>
        <w:t>登录流程</w:t>
      </w:r>
      <w:del w:id="33" w:author="Jangym" w:date="2020-04-21T12:59:00Z">
        <w:r w:rsidRPr="00B96437" w:rsidDel="00207838">
          <w:rPr>
            <w:rFonts w:asciiTheme="minorEastAsia" w:hAnsiTheme="minorEastAsia"/>
            <w:sz w:val="24"/>
            <w:szCs w:val="24"/>
          </w:rPr>
          <w:delText>图</w:delText>
        </w:r>
      </w:del>
    </w:p>
    <w:p w:rsidR="002F26DA" w:rsidRDefault="002F26DA" w:rsidP="002C015F"/>
    <w:p w:rsidR="002F26DA" w:rsidRPr="00B96437" w:rsidRDefault="002F26DA" w:rsidP="002C015F">
      <w:pPr>
        <w:rPr>
          <w:rFonts w:asciiTheme="minorEastAsia" w:hAnsiTheme="minorEastAsia"/>
          <w:sz w:val="24"/>
          <w:szCs w:val="24"/>
        </w:rPr>
      </w:pPr>
      <w:r>
        <w:tab/>
      </w:r>
      <w:commentRangeStart w:id="34"/>
      <w:r w:rsidRPr="00B96437">
        <w:rPr>
          <w:rFonts w:asciiTheme="minorEastAsia" w:hAnsiTheme="minorEastAsia"/>
          <w:sz w:val="24"/>
          <w:szCs w:val="24"/>
        </w:rPr>
        <w:t>用户</w:t>
      </w:r>
      <w:commentRangeEnd w:id="34"/>
      <w:r w:rsidR="00207838">
        <w:rPr>
          <w:rStyle w:val="ad"/>
        </w:rPr>
        <w:commentReference w:id="34"/>
      </w:r>
      <w:r w:rsidRPr="00B96437">
        <w:rPr>
          <w:rFonts w:asciiTheme="minorEastAsia" w:hAnsiTheme="minorEastAsia"/>
          <w:sz w:val="24"/>
          <w:szCs w:val="24"/>
        </w:rPr>
        <w:t>在系统统一登录界面进行登录</w:t>
      </w:r>
      <w:r w:rsidRPr="00B96437">
        <w:rPr>
          <w:rFonts w:asciiTheme="minorEastAsia" w:hAnsiTheme="minorEastAsia" w:hint="eastAsia"/>
          <w:sz w:val="24"/>
          <w:szCs w:val="24"/>
        </w:rPr>
        <w:t>。</w:t>
      </w:r>
      <w:r w:rsidRPr="00B96437">
        <w:rPr>
          <w:rFonts w:asciiTheme="minorEastAsia" w:hAnsiTheme="minorEastAsia"/>
          <w:sz w:val="24"/>
          <w:szCs w:val="24"/>
        </w:rPr>
        <w:t>用户首先输入账号和密码</w:t>
      </w:r>
      <w:r w:rsidRPr="00B96437">
        <w:rPr>
          <w:rFonts w:asciiTheme="minorEastAsia" w:hAnsiTheme="minorEastAsia" w:hint="eastAsia"/>
          <w:sz w:val="24"/>
          <w:szCs w:val="24"/>
        </w:rPr>
        <w:t>，</w:t>
      </w:r>
      <w:r w:rsidRPr="00B96437">
        <w:rPr>
          <w:rFonts w:asciiTheme="minorEastAsia" w:hAnsiTheme="minorEastAsia"/>
          <w:sz w:val="24"/>
          <w:szCs w:val="24"/>
        </w:rPr>
        <w:t>前端将用户输入的账号密码发送给后端</w:t>
      </w:r>
      <w:r w:rsidRPr="00B96437">
        <w:rPr>
          <w:rFonts w:asciiTheme="minorEastAsia" w:hAnsiTheme="minorEastAsia" w:hint="eastAsia"/>
          <w:sz w:val="24"/>
          <w:szCs w:val="24"/>
        </w:rPr>
        <w:t>，</w:t>
      </w:r>
      <w:r w:rsidRPr="00B96437">
        <w:rPr>
          <w:rFonts w:asciiTheme="minorEastAsia" w:hAnsiTheme="minorEastAsia"/>
          <w:sz w:val="24"/>
          <w:szCs w:val="24"/>
        </w:rPr>
        <w:t>后端在数据库中进行账号密码匹配</w:t>
      </w:r>
      <w:r w:rsidRPr="00B96437">
        <w:rPr>
          <w:rFonts w:asciiTheme="minorEastAsia" w:hAnsiTheme="minorEastAsia" w:hint="eastAsia"/>
          <w:sz w:val="24"/>
          <w:szCs w:val="24"/>
        </w:rPr>
        <w:t>。</w:t>
      </w:r>
      <w:r w:rsidRPr="00B96437">
        <w:rPr>
          <w:rFonts w:asciiTheme="minorEastAsia" w:hAnsiTheme="minorEastAsia"/>
          <w:sz w:val="24"/>
          <w:szCs w:val="24"/>
        </w:rPr>
        <w:t>如果账号存不存在</w:t>
      </w:r>
      <w:r w:rsidRPr="00B96437">
        <w:rPr>
          <w:rFonts w:asciiTheme="minorEastAsia" w:hAnsiTheme="minorEastAsia" w:hint="eastAsia"/>
          <w:sz w:val="24"/>
          <w:szCs w:val="24"/>
        </w:rPr>
        <w:t>，</w:t>
      </w:r>
      <w:r w:rsidRPr="00B96437">
        <w:rPr>
          <w:rFonts w:asciiTheme="minorEastAsia" w:hAnsiTheme="minorEastAsia"/>
          <w:sz w:val="24"/>
          <w:szCs w:val="24"/>
        </w:rPr>
        <w:t>则后端返回值为</w:t>
      </w:r>
      <w:r w:rsidRPr="00B96437">
        <w:rPr>
          <w:rFonts w:asciiTheme="minorEastAsia" w:hAnsiTheme="minorEastAsia" w:hint="eastAsia"/>
          <w:sz w:val="24"/>
          <w:szCs w:val="24"/>
        </w:rPr>
        <w:t>-</w:t>
      </w:r>
      <w:r w:rsidRPr="00B96437">
        <w:rPr>
          <w:rFonts w:asciiTheme="minorEastAsia" w:hAnsiTheme="minorEastAsia"/>
          <w:sz w:val="24"/>
          <w:szCs w:val="24"/>
        </w:rPr>
        <w:t>2</w:t>
      </w:r>
      <w:r w:rsidRPr="00B96437">
        <w:rPr>
          <w:rFonts w:asciiTheme="minorEastAsia" w:hAnsiTheme="minorEastAsia" w:hint="eastAsia"/>
          <w:sz w:val="24"/>
          <w:szCs w:val="24"/>
        </w:rPr>
        <w:t>，</w:t>
      </w:r>
      <w:r w:rsidRPr="00B96437">
        <w:rPr>
          <w:rFonts w:asciiTheme="minorEastAsia" w:hAnsiTheme="minorEastAsia"/>
          <w:sz w:val="24"/>
          <w:szCs w:val="24"/>
        </w:rPr>
        <w:t>前端提示用户</w:t>
      </w:r>
      <w:r w:rsidRPr="00B96437">
        <w:rPr>
          <w:rFonts w:asciiTheme="minorEastAsia" w:hAnsiTheme="minorEastAsia" w:hint="eastAsia"/>
          <w:sz w:val="24"/>
          <w:szCs w:val="24"/>
        </w:rPr>
        <w:t>“账号不存在”；如果账号存在但密码错误，则返回值为-</w:t>
      </w:r>
      <w:r w:rsidRPr="00B96437">
        <w:rPr>
          <w:rFonts w:asciiTheme="minorEastAsia" w:hAnsiTheme="minorEastAsia"/>
          <w:sz w:val="24"/>
          <w:szCs w:val="24"/>
        </w:rPr>
        <w:t>1</w:t>
      </w:r>
      <w:r w:rsidRPr="00B96437">
        <w:rPr>
          <w:rFonts w:asciiTheme="minorEastAsia" w:hAnsiTheme="minorEastAsia" w:hint="eastAsia"/>
          <w:sz w:val="24"/>
          <w:szCs w:val="24"/>
        </w:rPr>
        <w:t>，</w:t>
      </w:r>
      <w:r w:rsidRPr="00B96437">
        <w:rPr>
          <w:rFonts w:asciiTheme="minorEastAsia" w:hAnsiTheme="minorEastAsia"/>
          <w:sz w:val="24"/>
          <w:szCs w:val="24"/>
        </w:rPr>
        <w:t>前端提示用户</w:t>
      </w:r>
      <w:r w:rsidRPr="00B96437">
        <w:rPr>
          <w:rFonts w:asciiTheme="minorEastAsia" w:hAnsiTheme="minorEastAsia" w:hint="eastAsia"/>
          <w:sz w:val="24"/>
          <w:szCs w:val="24"/>
        </w:rPr>
        <w:t>“密码错误”；如果账号密码匹配则登录成功，在后端记录用户的SessionID，用户登录成功。用户登录成功后进行页面跳转，先判断账号是不是管理员账号，如果是后端返回值为1，前端页面跳转到管理员主页。如果不是管理员账号，接着进行判断，如果是</w:t>
      </w:r>
      <w:r w:rsidRPr="00B96437">
        <w:rPr>
          <w:rFonts w:asciiTheme="minorEastAsia" w:hAnsiTheme="minorEastAsia" w:hint="eastAsia"/>
          <w:sz w:val="24"/>
          <w:szCs w:val="24"/>
        </w:rPr>
        <w:lastRenderedPageBreak/>
        <w:t>维修员账号，后端返回值为2，前端页面跳转到维修主页。如果既不是管理员也不是维修员，后端返回值为3，前端跳转到客户主页。整个统一登录流程结束。</w:t>
      </w:r>
    </w:p>
    <w:p w:rsidR="002F26DA" w:rsidRDefault="002F26DA" w:rsidP="002C015F"/>
    <w:p w:rsidR="007A664E" w:rsidRPr="00B96437" w:rsidRDefault="007A664E" w:rsidP="00932816">
      <w:pPr>
        <w:pStyle w:val="1"/>
      </w:pPr>
      <w:bookmarkStart w:id="35" w:name="_Toc38196303"/>
      <w:r w:rsidRPr="00B96437">
        <w:rPr>
          <w:rFonts w:hint="eastAsia"/>
        </w:rPr>
        <w:t>4</w:t>
      </w:r>
      <w:r w:rsidRPr="00B96437">
        <w:t xml:space="preserve">.2 </w:t>
      </w:r>
      <w:r w:rsidRPr="00B96437">
        <w:t>客户报修流程设计</w:t>
      </w:r>
      <w:bookmarkEnd w:id="35"/>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客户报修流程如图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2所示</w:t>
      </w:r>
      <w:r w:rsidRPr="00B96437">
        <w:rPr>
          <w:rFonts w:asciiTheme="minorEastAsia" w:hAnsiTheme="minorEastAsia" w:hint="eastAsia"/>
          <w:sz w:val="24"/>
          <w:szCs w:val="24"/>
        </w:rPr>
        <w:t>。</w:t>
      </w:r>
    </w:p>
    <w:p w:rsidR="002F26DA" w:rsidRDefault="002F26DA" w:rsidP="002C015F">
      <w:r>
        <w:tab/>
        <w:t xml:space="preserve">                            </w:t>
      </w:r>
    </w:p>
    <w:p w:rsidR="00B96437" w:rsidRDefault="00B96437" w:rsidP="002C015F"/>
    <w:p w:rsidR="00B96437" w:rsidRDefault="00B96437"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Default="002F26DA" w:rsidP="002C015F">
      <w:r>
        <w:rPr>
          <w:rFonts w:hint="eastAsia"/>
          <w:noProof/>
        </w:rPr>
        <w:drawing>
          <wp:anchor distT="0" distB="0" distL="114300" distR="114300" simplePos="0" relativeHeight="251668480" behindDoc="0" locked="0" layoutInCell="1" allowOverlap="1">
            <wp:simplePos x="0" y="0"/>
            <wp:positionH relativeFrom="column">
              <wp:posOffset>2263775</wp:posOffset>
            </wp:positionH>
            <wp:positionV relativeFrom="paragraph">
              <wp:posOffset>-3860165</wp:posOffset>
            </wp:positionV>
            <wp:extent cx="1630800" cy="40644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30800" cy="4064400"/>
                    </a:xfrm>
                    <a:prstGeom prst="rect">
                      <a:avLst/>
                    </a:prstGeom>
                  </pic:spPr>
                </pic:pic>
              </a:graphicData>
            </a:graphic>
          </wp:anchor>
        </w:drawing>
      </w:r>
    </w:p>
    <w:p w:rsidR="002F26DA" w:rsidRPr="00B96437" w:rsidRDefault="002F26DA" w:rsidP="002C015F">
      <w:pPr>
        <w:rPr>
          <w:rFonts w:asciiTheme="minorEastAsia" w:hAnsiTheme="minorEastAsia"/>
          <w:sz w:val="24"/>
          <w:szCs w:val="24"/>
        </w:rPr>
      </w:pPr>
      <w:r>
        <w:tab/>
      </w:r>
      <w:r>
        <w:tab/>
      </w:r>
      <w:r>
        <w:tab/>
      </w:r>
      <w:r>
        <w:tab/>
      </w:r>
      <w:r>
        <w:tab/>
      </w:r>
      <w:r>
        <w:tab/>
      </w:r>
      <w:r>
        <w:tab/>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2 客户报修流程</w:t>
      </w:r>
      <w:del w:id="36" w:author="Jangym" w:date="2020-04-21T13:02:00Z">
        <w:r w:rsidRPr="00B96437" w:rsidDel="00207838">
          <w:rPr>
            <w:rFonts w:asciiTheme="minorEastAsia" w:hAnsiTheme="minorEastAsia"/>
            <w:sz w:val="24"/>
            <w:szCs w:val="24"/>
          </w:rPr>
          <w:delText>图</w:delText>
        </w:r>
      </w:del>
    </w:p>
    <w:p w:rsidR="002F26DA" w:rsidRDefault="002F26DA" w:rsidP="002C015F">
      <w:pPr>
        <w:tabs>
          <w:tab w:val="left" w:pos="1528"/>
        </w:tabs>
      </w:pPr>
      <w:r>
        <w:tab/>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客户登录后可以在相应页面填写维修单</w:t>
      </w:r>
      <w:r w:rsidRPr="00B96437">
        <w:rPr>
          <w:rFonts w:asciiTheme="minorEastAsia" w:hAnsiTheme="minorEastAsia" w:hint="eastAsia"/>
          <w:sz w:val="24"/>
          <w:szCs w:val="24"/>
        </w:rPr>
        <w:t>（姓名、手机、邮箱、地址、电脑问题描述），然后提交维修单。客户提交的</w:t>
      </w:r>
      <w:proofErr w:type="gramStart"/>
      <w:r w:rsidRPr="00B96437">
        <w:rPr>
          <w:rFonts w:asciiTheme="minorEastAsia" w:hAnsiTheme="minorEastAsia" w:hint="eastAsia"/>
          <w:sz w:val="24"/>
          <w:szCs w:val="24"/>
        </w:rPr>
        <w:t>维修单最开始</w:t>
      </w:r>
      <w:proofErr w:type="gramEnd"/>
      <w:r w:rsidRPr="00B96437">
        <w:rPr>
          <w:rFonts w:asciiTheme="minorEastAsia" w:hAnsiTheme="minorEastAsia" w:hint="eastAsia"/>
          <w:sz w:val="24"/>
          <w:szCs w:val="24"/>
        </w:rPr>
        <w:t>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w:t>
      </w:r>
      <w:proofErr w:type="gramStart"/>
      <w:r w:rsidRPr="00B96437">
        <w:rPr>
          <w:rFonts w:asciiTheme="minorEastAsia" w:hAnsiTheme="minorEastAsia" w:hint="eastAsia"/>
          <w:sz w:val="24"/>
          <w:szCs w:val="24"/>
        </w:rPr>
        <w:t>单进入</w:t>
      </w:r>
      <w:proofErr w:type="gramEnd"/>
      <w:r w:rsidRPr="00B96437">
        <w:rPr>
          <w:rFonts w:asciiTheme="minorEastAsia" w:hAnsiTheme="minorEastAsia" w:hint="eastAsia"/>
          <w:sz w:val="24"/>
          <w:szCs w:val="24"/>
        </w:rPr>
        <w:t>维修状态。维修员将电脑维修完成以后，修改</w:t>
      </w:r>
      <w:r w:rsidRPr="00B96437">
        <w:rPr>
          <w:rFonts w:asciiTheme="minorEastAsia" w:hAnsiTheme="minorEastAsia" w:hint="eastAsia"/>
          <w:sz w:val="24"/>
          <w:szCs w:val="24"/>
        </w:rPr>
        <w:lastRenderedPageBreak/>
        <w:t>维修单状态为维修完成，系统向客户发送信息提示（手机短信、电子邮件）。客户接到提示和收回电脑以后，支付维修费用。客户报修流程结束。</w:t>
      </w:r>
    </w:p>
    <w:p w:rsidR="002F26DA" w:rsidRDefault="002F26DA" w:rsidP="002C015F"/>
    <w:p w:rsidR="007A664E" w:rsidRPr="00B96437" w:rsidRDefault="007A664E" w:rsidP="00932816">
      <w:pPr>
        <w:pStyle w:val="1"/>
      </w:pPr>
      <w:bookmarkStart w:id="37" w:name="_Toc38196304"/>
      <w:r w:rsidRPr="00B96437">
        <w:rPr>
          <w:rFonts w:hint="eastAsia"/>
        </w:rPr>
        <w:t>4</w:t>
      </w:r>
      <w:r w:rsidRPr="00B96437">
        <w:t xml:space="preserve">.3 </w:t>
      </w:r>
      <w:r w:rsidRPr="00B96437">
        <w:t>维修</w:t>
      </w:r>
      <w:proofErr w:type="gramStart"/>
      <w:r w:rsidRPr="00B96437">
        <w:t>单重新</w:t>
      </w:r>
      <w:proofErr w:type="gramEnd"/>
      <w:r w:rsidRPr="00B96437">
        <w:t>分配流程设计</w:t>
      </w:r>
      <w:bookmarkEnd w:id="37"/>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维修</w:t>
      </w:r>
      <w:proofErr w:type="gramStart"/>
      <w:r w:rsidRPr="00B96437">
        <w:rPr>
          <w:rFonts w:asciiTheme="minorEastAsia" w:hAnsiTheme="minorEastAsia"/>
          <w:sz w:val="24"/>
          <w:szCs w:val="24"/>
        </w:rPr>
        <w:t>单重新</w:t>
      </w:r>
      <w:proofErr w:type="gramEnd"/>
      <w:r w:rsidRPr="00B96437">
        <w:rPr>
          <w:rFonts w:asciiTheme="minorEastAsia" w:hAnsiTheme="minorEastAsia"/>
          <w:sz w:val="24"/>
          <w:szCs w:val="24"/>
        </w:rPr>
        <w:t>分配流程如图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3所示</w:t>
      </w:r>
      <w:r w:rsidRPr="00B96437">
        <w:rPr>
          <w:rFonts w:asciiTheme="minorEastAsia" w:hAnsiTheme="minorEastAsia" w:hint="eastAsia"/>
          <w:sz w:val="24"/>
          <w:szCs w:val="24"/>
        </w:rPr>
        <w:t>。</w:t>
      </w:r>
    </w:p>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9504" behindDoc="0" locked="0" layoutInCell="1" allowOverlap="1">
            <wp:simplePos x="0" y="0"/>
            <wp:positionH relativeFrom="column">
              <wp:posOffset>2597785</wp:posOffset>
            </wp:positionH>
            <wp:positionV relativeFrom="paragraph">
              <wp:posOffset>-2628265</wp:posOffset>
            </wp:positionV>
            <wp:extent cx="1789200" cy="282960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9200" cy="2829600"/>
                    </a:xfrm>
                    <a:prstGeom prst="rect">
                      <a:avLst/>
                    </a:prstGeom>
                  </pic:spPr>
                </pic:pic>
              </a:graphicData>
            </a:graphic>
          </wp:anchor>
        </w:drawing>
      </w:r>
    </w:p>
    <w:p w:rsidR="002F26DA" w:rsidRPr="00B96437" w:rsidRDefault="002F26DA" w:rsidP="002C015F">
      <w:pPr>
        <w:rPr>
          <w:rFonts w:asciiTheme="minorEastAsia" w:hAnsiTheme="minorEastAsia"/>
          <w:sz w:val="24"/>
          <w:szCs w:val="24"/>
        </w:rPr>
      </w:pPr>
      <w:r>
        <w:t xml:space="preserve">                                      </w:t>
      </w:r>
      <w:r w:rsidRPr="00B96437">
        <w:rPr>
          <w:rFonts w:asciiTheme="minorEastAsia" w:hAnsiTheme="minorEastAsia"/>
          <w:sz w:val="24"/>
          <w:szCs w:val="24"/>
        </w:rPr>
        <w:t>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3 维修</w:t>
      </w:r>
      <w:proofErr w:type="gramStart"/>
      <w:r w:rsidRPr="00B96437">
        <w:rPr>
          <w:rFonts w:asciiTheme="minorEastAsia" w:hAnsiTheme="minorEastAsia"/>
          <w:sz w:val="24"/>
          <w:szCs w:val="24"/>
        </w:rPr>
        <w:t>单重新</w:t>
      </w:r>
      <w:proofErr w:type="gramEnd"/>
      <w:r w:rsidRPr="00B96437">
        <w:rPr>
          <w:rFonts w:asciiTheme="minorEastAsia" w:hAnsiTheme="minorEastAsia"/>
          <w:sz w:val="24"/>
          <w:szCs w:val="24"/>
        </w:rPr>
        <w:t>分配流程</w:t>
      </w:r>
      <w:del w:id="38" w:author="Jangym" w:date="2020-04-21T13:02:00Z">
        <w:r w:rsidRPr="00B96437" w:rsidDel="00207838">
          <w:rPr>
            <w:rFonts w:asciiTheme="minorEastAsia" w:hAnsiTheme="minorEastAsia"/>
            <w:sz w:val="24"/>
            <w:szCs w:val="24"/>
          </w:rPr>
          <w:delText>图</w:delText>
        </w:r>
      </w:del>
    </w:p>
    <w:p w:rsidR="002F26DA" w:rsidRPr="00B96437" w:rsidRDefault="002F26DA" w:rsidP="002C015F">
      <w:pPr>
        <w:rPr>
          <w:rFonts w:asciiTheme="minorEastAsia" w:hAnsiTheme="minorEastAsia"/>
          <w:sz w:val="24"/>
          <w:szCs w:val="24"/>
        </w:rPr>
      </w:pP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维修员对分配给自己的维修单进行查看</w:t>
      </w:r>
      <w:r w:rsidRPr="00B96437">
        <w:rPr>
          <w:rFonts w:asciiTheme="minorEastAsia" w:hAnsiTheme="minorEastAsia" w:hint="eastAsia"/>
          <w:sz w:val="24"/>
          <w:szCs w:val="24"/>
        </w:rPr>
        <w:t>，</w:t>
      </w:r>
      <w:r w:rsidRPr="00B96437">
        <w:rPr>
          <w:rFonts w:asciiTheme="minorEastAsia" w:hAnsiTheme="minorEastAsia"/>
          <w:sz w:val="24"/>
          <w:szCs w:val="24"/>
        </w:rPr>
        <w:t>对维修单问题描述和维修电脑进行检查</w:t>
      </w:r>
      <w:r w:rsidRPr="00B96437">
        <w:rPr>
          <w:rFonts w:asciiTheme="minorEastAsia" w:hAnsiTheme="minorEastAsia" w:hint="eastAsia"/>
          <w:sz w:val="24"/>
          <w:szCs w:val="24"/>
        </w:rPr>
        <w:t>，</w:t>
      </w:r>
      <w:r w:rsidRPr="00B96437">
        <w:rPr>
          <w:rFonts w:asciiTheme="minorEastAsia" w:hAnsiTheme="minorEastAsia"/>
          <w:sz w:val="24"/>
          <w:szCs w:val="24"/>
        </w:rPr>
        <w:t>判断自己无法维修</w:t>
      </w:r>
      <w:r w:rsidRPr="00B96437">
        <w:rPr>
          <w:rFonts w:asciiTheme="minorEastAsia" w:hAnsiTheme="minorEastAsia" w:hint="eastAsia"/>
          <w:sz w:val="24"/>
          <w:szCs w:val="24"/>
        </w:rPr>
        <w:t>。维修员填写维修</w:t>
      </w:r>
      <w:proofErr w:type="gramStart"/>
      <w:r w:rsidRPr="00B96437">
        <w:rPr>
          <w:rFonts w:asciiTheme="minorEastAsia" w:hAnsiTheme="minorEastAsia" w:hint="eastAsia"/>
          <w:sz w:val="24"/>
          <w:szCs w:val="24"/>
        </w:rPr>
        <w:t>单重新</w:t>
      </w:r>
      <w:proofErr w:type="gramEnd"/>
      <w:r w:rsidRPr="00B96437">
        <w:rPr>
          <w:rFonts w:asciiTheme="minorEastAsia" w:hAnsiTheme="minorEastAsia" w:hint="eastAsia"/>
          <w:sz w:val="24"/>
          <w:szCs w:val="24"/>
        </w:rPr>
        <w:t>分配申请，写明申请理由（电脑存在问题自己能力不足无法维修或者电脑问题已经不能维修），提交申请给管理员，维修单状态变为重新分配。管理员查看维修</w:t>
      </w:r>
      <w:proofErr w:type="gramStart"/>
      <w:r w:rsidRPr="00B96437">
        <w:rPr>
          <w:rFonts w:asciiTheme="minorEastAsia" w:hAnsiTheme="minorEastAsia" w:hint="eastAsia"/>
          <w:sz w:val="24"/>
          <w:szCs w:val="24"/>
        </w:rPr>
        <w:t>单重新</w:t>
      </w:r>
      <w:proofErr w:type="gramEnd"/>
      <w:r w:rsidRPr="00B96437">
        <w:rPr>
          <w:rFonts w:asciiTheme="minorEastAsia" w:hAnsiTheme="minorEastAsia" w:hint="eastAsia"/>
          <w:sz w:val="24"/>
          <w:szCs w:val="24"/>
        </w:rPr>
        <w:t>分配申请，判断如果是电脑损坏已经无法维修，则寄回客户电脑，撤销维修单，维修</w:t>
      </w:r>
      <w:proofErr w:type="gramStart"/>
      <w:r w:rsidRPr="00B96437">
        <w:rPr>
          <w:rFonts w:asciiTheme="minorEastAsia" w:hAnsiTheme="minorEastAsia" w:hint="eastAsia"/>
          <w:sz w:val="24"/>
          <w:szCs w:val="24"/>
        </w:rPr>
        <w:t>单重新</w:t>
      </w:r>
      <w:proofErr w:type="gramEnd"/>
      <w:r w:rsidRPr="00B96437">
        <w:rPr>
          <w:rFonts w:asciiTheme="minorEastAsia" w:hAnsiTheme="minorEastAsia" w:hint="eastAsia"/>
          <w:sz w:val="24"/>
          <w:szCs w:val="24"/>
        </w:rPr>
        <w:t>分配流程结束。如果电脑损坏问题还可以维修，则手动将维修</w:t>
      </w:r>
      <w:proofErr w:type="gramStart"/>
      <w:r w:rsidRPr="00B96437">
        <w:rPr>
          <w:rFonts w:asciiTheme="minorEastAsia" w:hAnsiTheme="minorEastAsia" w:hint="eastAsia"/>
          <w:sz w:val="24"/>
          <w:szCs w:val="24"/>
        </w:rPr>
        <w:t>单重新</w:t>
      </w:r>
      <w:proofErr w:type="gramEnd"/>
      <w:r w:rsidRPr="00B96437">
        <w:rPr>
          <w:rFonts w:asciiTheme="minorEastAsia" w:hAnsiTheme="minorEastAsia" w:hint="eastAsia"/>
          <w:sz w:val="24"/>
          <w:szCs w:val="24"/>
        </w:rPr>
        <w:t>分配给有能力维修的维修员，维修单状态变为已分配。被分配的维修员查看维修单问题描述和电脑，接受维修单，维修</w:t>
      </w:r>
      <w:proofErr w:type="gramStart"/>
      <w:r w:rsidRPr="00B96437">
        <w:rPr>
          <w:rFonts w:asciiTheme="minorEastAsia" w:hAnsiTheme="minorEastAsia" w:hint="eastAsia"/>
          <w:sz w:val="24"/>
          <w:szCs w:val="24"/>
        </w:rPr>
        <w:t>单重新</w:t>
      </w:r>
      <w:proofErr w:type="gramEnd"/>
      <w:r w:rsidRPr="00B96437">
        <w:rPr>
          <w:rFonts w:asciiTheme="minorEastAsia" w:hAnsiTheme="minorEastAsia" w:hint="eastAsia"/>
          <w:sz w:val="24"/>
          <w:szCs w:val="24"/>
        </w:rPr>
        <w:t>分配流程结束。</w:t>
      </w:r>
    </w:p>
    <w:p w:rsidR="002F26DA" w:rsidRPr="002F26DA" w:rsidRDefault="002F26DA" w:rsidP="002C015F"/>
    <w:p w:rsidR="007A664E" w:rsidRPr="00B96437" w:rsidRDefault="007A664E" w:rsidP="00932816">
      <w:pPr>
        <w:pStyle w:val="1"/>
      </w:pPr>
      <w:bookmarkStart w:id="39" w:name="_Toc38196305"/>
      <w:r w:rsidRPr="00B96437">
        <w:rPr>
          <w:rFonts w:hint="eastAsia"/>
        </w:rPr>
        <w:t>4</w:t>
      </w:r>
      <w:r w:rsidRPr="00B96437">
        <w:t xml:space="preserve">.4 </w:t>
      </w:r>
      <w:r w:rsidRPr="00B96437">
        <w:t>维修员请假流程设计</w:t>
      </w:r>
      <w:bookmarkEnd w:id="39"/>
    </w:p>
    <w:p w:rsidR="002F26DA" w:rsidRDefault="002F26DA" w:rsidP="002C015F">
      <w:r>
        <w:tab/>
      </w:r>
      <w:r w:rsidRPr="00B96437">
        <w:rPr>
          <w:rFonts w:asciiTheme="minorEastAsia" w:hAnsiTheme="minorEastAsia"/>
          <w:sz w:val="24"/>
          <w:szCs w:val="24"/>
        </w:rPr>
        <w:t>维修员请假流程如图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4所示</w:t>
      </w:r>
      <w:r w:rsidRPr="00B96437">
        <w:rPr>
          <w:rFonts w:asciiTheme="minorEastAsia" w:hAnsiTheme="minorEastAsia" w:hint="eastAsia"/>
          <w:sz w:val="24"/>
          <w:szCs w:val="24"/>
        </w:rPr>
        <w:t>。</w:t>
      </w:r>
    </w:p>
    <w:p w:rsidR="002F26DA" w:rsidRDefault="002F26DA" w:rsidP="002C015F">
      <w:r>
        <w:rPr>
          <w:rFonts w:hint="eastAsia"/>
          <w:noProof/>
        </w:rPr>
        <w:drawing>
          <wp:anchor distT="0" distB="0" distL="114300" distR="114300" simplePos="0" relativeHeight="251670528" behindDoc="0" locked="0" layoutInCell="1" allowOverlap="1">
            <wp:simplePos x="0" y="0"/>
            <wp:positionH relativeFrom="column">
              <wp:posOffset>2669706</wp:posOffset>
            </wp:positionH>
            <wp:positionV relativeFrom="paragraph">
              <wp:posOffset>10436</wp:posOffset>
            </wp:positionV>
            <wp:extent cx="1271905" cy="1232452"/>
            <wp:effectExtent l="0" t="0" r="0" b="635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16490" cy="1275654"/>
                    </a:xfrm>
                    <a:prstGeom prst="rect">
                      <a:avLst/>
                    </a:prstGeom>
                  </pic:spPr>
                </pic:pic>
              </a:graphicData>
            </a:graphic>
          </wp:anchor>
        </w:drawing>
      </w:r>
      <w:r>
        <w:tab/>
        <w:t xml:space="preserve">                                  </w:t>
      </w:r>
    </w:p>
    <w:p w:rsidR="002F26DA" w:rsidRDefault="002F26DA" w:rsidP="002C015F"/>
    <w:p w:rsidR="002F26DA" w:rsidRDefault="002F26DA" w:rsidP="002C015F"/>
    <w:p w:rsidR="002F26DA" w:rsidRDefault="002F26DA" w:rsidP="002C015F"/>
    <w:p w:rsidR="002F26DA" w:rsidRDefault="002F26DA" w:rsidP="00B96437">
      <w:pPr>
        <w:tabs>
          <w:tab w:val="left" w:pos="4095"/>
        </w:tabs>
      </w:pPr>
    </w:p>
    <w:p w:rsidR="002F26DA" w:rsidRPr="00B96437" w:rsidRDefault="002F26DA" w:rsidP="002C015F">
      <w:pPr>
        <w:rPr>
          <w:rFonts w:asciiTheme="minorEastAsia" w:hAnsiTheme="minorEastAsia"/>
          <w:sz w:val="24"/>
          <w:szCs w:val="24"/>
        </w:rPr>
      </w:pPr>
      <w:r>
        <w:tab/>
        <w:t xml:space="preserve">     </w:t>
      </w:r>
      <w:r w:rsidR="00C91ADC">
        <w:t xml:space="preserve">                            </w:t>
      </w:r>
      <w:r w:rsidRPr="00B96437">
        <w:rPr>
          <w:rFonts w:asciiTheme="minorEastAsia" w:hAnsiTheme="minorEastAsia"/>
          <w:sz w:val="24"/>
          <w:szCs w:val="24"/>
        </w:rPr>
        <w:t>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4 维修员请假流程</w:t>
      </w:r>
      <w:del w:id="40" w:author="Jangym" w:date="2020-04-21T13:02:00Z">
        <w:r w:rsidRPr="00B96437" w:rsidDel="00207838">
          <w:rPr>
            <w:rFonts w:asciiTheme="minorEastAsia" w:hAnsiTheme="minorEastAsia"/>
            <w:sz w:val="24"/>
            <w:szCs w:val="24"/>
          </w:rPr>
          <w:delText>图</w:delText>
        </w:r>
      </w:del>
    </w:p>
    <w:p w:rsidR="002F26DA" w:rsidRPr="00932EF6" w:rsidRDefault="002F26DA" w:rsidP="002C015F">
      <w:pPr>
        <w:rPr>
          <w:sz w:val="24"/>
          <w:szCs w:val="24"/>
        </w:rPr>
      </w:pPr>
      <w:r>
        <w:tab/>
      </w:r>
      <w:r w:rsidRPr="00932EF6">
        <w:rPr>
          <w:sz w:val="24"/>
          <w:szCs w:val="24"/>
        </w:rPr>
        <w:t>维修员填写请假申请表</w:t>
      </w:r>
      <w:r w:rsidRPr="00932EF6">
        <w:rPr>
          <w:rFonts w:hint="eastAsia"/>
          <w:sz w:val="24"/>
          <w:szCs w:val="24"/>
        </w:rPr>
        <w:t>（请假原因、请假时间），提交申请到管理员。管理员查看维修员请假申请，根据维修员本月内维修时长、维修创造收入、维修单数量和请假天数进行综合</w:t>
      </w:r>
      <w:proofErr w:type="gramStart"/>
      <w:r w:rsidRPr="00932EF6">
        <w:rPr>
          <w:rFonts w:hint="eastAsia"/>
          <w:sz w:val="24"/>
          <w:szCs w:val="24"/>
        </w:rPr>
        <w:t>考量</w:t>
      </w:r>
      <w:proofErr w:type="gramEnd"/>
      <w:r w:rsidRPr="00932EF6">
        <w:rPr>
          <w:rFonts w:hint="eastAsia"/>
          <w:sz w:val="24"/>
          <w:szCs w:val="24"/>
        </w:rPr>
        <w:t>，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2F26DA" w:rsidRPr="002F26DA" w:rsidRDefault="002F26DA" w:rsidP="002C015F"/>
    <w:p w:rsidR="007A664E" w:rsidRPr="00B96437" w:rsidRDefault="007A664E" w:rsidP="00932816">
      <w:pPr>
        <w:pStyle w:val="1"/>
      </w:pPr>
      <w:bookmarkStart w:id="41" w:name="_Toc38196306"/>
      <w:r w:rsidRPr="00B96437">
        <w:rPr>
          <w:rFonts w:hint="eastAsia"/>
        </w:rPr>
        <w:t>4</w:t>
      </w:r>
      <w:r w:rsidRPr="00B96437">
        <w:t xml:space="preserve">.5 </w:t>
      </w:r>
      <w:r w:rsidRPr="00B96437">
        <w:t>本章小结</w:t>
      </w:r>
      <w:bookmarkEnd w:id="41"/>
    </w:p>
    <w:p w:rsidR="002F26DA" w:rsidRDefault="002F26DA" w:rsidP="002C015F">
      <w:r>
        <w:tab/>
      </w:r>
      <w:r w:rsidRPr="00932EF6">
        <w:rPr>
          <w:sz w:val="24"/>
          <w:szCs w:val="24"/>
        </w:rPr>
        <w:t>本章进行了系统主要的流程设计</w:t>
      </w:r>
      <w:r w:rsidRPr="00932EF6">
        <w:rPr>
          <w:rFonts w:hint="eastAsia"/>
          <w:sz w:val="24"/>
          <w:szCs w:val="24"/>
        </w:rPr>
        <w:t>，</w:t>
      </w:r>
      <w:r w:rsidRPr="00932EF6">
        <w:rPr>
          <w:sz w:val="24"/>
          <w:szCs w:val="24"/>
        </w:rPr>
        <w:t>包括了登录流程</w:t>
      </w:r>
      <w:r w:rsidRPr="00932EF6">
        <w:rPr>
          <w:rFonts w:hint="eastAsia"/>
          <w:sz w:val="24"/>
          <w:szCs w:val="24"/>
        </w:rPr>
        <w:t>、</w:t>
      </w:r>
      <w:r w:rsidRPr="00932EF6">
        <w:rPr>
          <w:sz w:val="24"/>
          <w:szCs w:val="24"/>
        </w:rPr>
        <w:t>客户报修流程</w:t>
      </w:r>
      <w:r w:rsidRPr="00932EF6">
        <w:rPr>
          <w:rFonts w:hint="eastAsia"/>
          <w:sz w:val="24"/>
          <w:szCs w:val="24"/>
        </w:rPr>
        <w:t>、维修</w:t>
      </w:r>
      <w:proofErr w:type="gramStart"/>
      <w:r w:rsidRPr="00932EF6">
        <w:rPr>
          <w:rFonts w:hint="eastAsia"/>
          <w:sz w:val="24"/>
          <w:szCs w:val="24"/>
        </w:rPr>
        <w:t>单重新</w:t>
      </w:r>
      <w:proofErr w:type="gramEnd"/>
      <w:r w:rsidRPr="00932EF6">
        <w:rPr>
          <w:rFonts w:hint="eastAsia"/>
          <w:sz w:val="24"/>
          <w:szCs w:val="24"/>
        </w:rPr>
        <w:t>分配流程、</w:t>
      </w:r>
      <w:r w:rsidRPr="00932EF6">
        <w:rPr>
          <w:sz w:val="24"/>
          <w:szCs w:val="24"/>
        </w:rPr>
        <w:t>维修员请假流程</w:t>
      </w:r>
      <w:r w:rsidRPr="00932EF6">
        <w:rPr>
          <w:rFonts w:hint="eastAsia"/>
          <w:sz w:val="24"/>
          <w:szCs w:val="24"/>
        </w:rPr>
        <w:t>。这四个流程，是本电脑维修管理系统的主要功能体现，满足了客户、维修员和管理员的核心需求。本章的流程设计，为系统详细设计建立了大致框架和方向，是系统设计中不可缺少的一步。</w:t>
      </w:r>
    </w:p>
    <w:p w:rsidR="007A664E" w:rsidRPr="002F26DA" w:rsidRDefault="007A664E" w:rsidP="002C015F"/>
    <w:p w:rsidR="007A664E" w:rsidRDefault="007A664E" w:rsidP="00321C1A">
      <w:pPr>
        <w:pStyle w:val="aa"/>
      </w:pPr>
      <w:bookmarkStart w:id="42" w:name="_Toc38196307"/>
      <w:r w:rsidRPr="00932EF6">
        <w:t>第五章</w:t>
      </w:r>
      <w:r w:rsidRPr="00932EF6">
        <w:rPr>
          <w:rFonts w:hint="eastAsia"/>
        </w:rPr>
        <w:t xml:space="preserve"> </w:t>
      </w:r>
      <w:r w:rsidRPr="00932EF6">
        <w:rPr>
          <w:rFonts w:hint="eastAsia"/>
        </w:rPr>
        <w:t>系统详细设计</w:t>
      </w:r>
      <w:bookmarkEnd w:id="42"/>
    </w:p>
    <w:p w:rsidR="00932EF6" w:rsidRPr="00932EF6" w:rsidRDefault="00932EF6" w:rsidP="00932EF6">
      <w:pPr>
        <w:jc w:val="center"/>
        <w:rPr>
          <w:rFonts w:asciiTheme="majorEastAsia" w:eastAsiaTheme="majorEastAsia" w:hAnsiTheme="majorEastAsia"/>
          <w:b/>
          <w:sz w:val="30"/>
          <w:szCs w:val="30"/>
        </w:rPr>
      </w:pPr>
    </w:p>
    <w:p w:rsidR="002F26DA" w:rsidRPr="00932EF6" w:rsidRDefault="002F26DA" w:rsidP="002C015F">
      <w:pPr>
        <w:rPr>
          <w:sz w:val="24"/>
          <w:szCs w:val="24"/>
        </w:rPr>
      </w:pPr>
      <w:r>
        <w:tab/>
      </w:r>
      <w:r w:rsidRPr="00932EF6">
        <w:rPr>
          <w:sz w:val="24"/>
          <w:szCs w:val="24"/>
        </w:rPr>
        <w:t>系统模块设计可以明确系统各模块的完整功能和数据信息</w:t>
      </w:r>
      <w:r w:rsidRPr="00932EF6">
        <w:rPr>
          <w:rFonts w:hint="eastAsia"/>
          <w:sz w:val="24"/>
          <w:szCs w:val="24"/>
        </w:rPr>
        <w:t>。</w:t>
      </w:r>
      <w:r w:rsidRPr="00932EF6">
        <w:rPr>
          <w:sz w:val="24"/>
          <w:szCs w:val="24"/>
        </w:rPr>
        <w:t>本章从客户模块</w:t>
      </w:r>
      <w:r w:rsidRPr="00932EF6">
        <w:rPr>
          <w:rFonts w:hint="eastAsia"/>
          <w:sz w:val="24"/>
          <w:szCs w:val="24"/>
        </w:rPr>
        <w:t>、</w:t>
      </w:r>
      <w:r w:rsidRPr="00932EF6">
        <w:rPr>
          <w:sz w:val="24"/>
          <w:szCs w:val="24"/>
        </w:rPr>
        <w:t>维修员模块</w:t>
      </w:r>
      <w:r w:rsidRPr="00932EF6">
        <w:rPr>
          <w:rFonts w:hint="eastAsia"/>
          <w:sz w:val="24"/>
          <w:szCs w:val="24"/>
        </w:rPr>
        <w:t>、</w:t>
      </w:r>
      <w:r w:rsidRPr="00932EF6">
        <w:rPr>
          <w:sz w:val="24"/>
          <w:szCs w:val="24"/>
        </w:rPr>
        <w:t>管理员模块</w:t>
      </w:r>
      <w:r w:rsidRPr="00932EF6">
        <w:rPr>
          <w:rFonts w:hint="eastAsia"/>
          <w:sz w:val="24"/>
          <w:szCs w:val="24"/>
        </w:rPr>
        <w:t>、</w:t>
      </w:r>
      <w:r w:rsidRPr="00932EF6">
        <w:rPr>
          <w:sz w:val="24"/>
          <w:szCs w:val="24"/>
        </w:rPr>
        <w:t>数据库模块四个模块对电脑维修管理系统进行详细设计</w:t>
      </w:r>
      <w:r w:rsidRPr="00932EF6">
        <w:rPr>
          <w:rFonts w:hint="eastAsia"/>
          <w:sz w:val="24"/>
          <w:szCs w:val="24"/>
        </w:rPr>
        <w:t>，</w:t>
      </w:r>
      <w:r w:rsidRPr="00932EF6">
        <w:rPr>
          <w:sz w:val="24"/>
          <w:szCs w:val="24"/>
        </w:rPr>
        <w:t>完善前期设计的缺漏和不足</w:t>
      </w:r>
      <w:r w:rsidRPr="00932EF6">
        <w:rPr>
          <w:rFonts w:hint="eastAsia"/>
          <w:sz w:val="24"/>
          <w:szCs w:val="24"/>
        </w:rPr>
        <w:t>，</w:t>
      </w:r>
      <w:r w:rsidRPr="00932EF6">
        <w:rPr>
          <w:sz w:val="24"/>
          <w:szCs w:val="24"/>
        </w:rPr>
        <w:t>对系统模块进行更加详细的设计</w:t>
      </w:r>
      <w:r w:rsidRPr="00932EF6">
        <w:rPr>
          <w:rFonts w:hint="eastAsia"/>
          <w:sz w:val="24"/>
          <w:szCs w:val="24"/>
        </w:rPr>
        <w:t>。</w:t>
      </w:r>
    </w:p>
    <w:p w:rsidR="002F26DA" w:rsidRPr="002F26DA" w:rsidRDefault="002F26DA" w:rsidP="002C015F"/>
    <w:p w:rsidR="007A664E" w:rsidRPr="00932EF6" w:rsidRDefault="007A664E" w:rsidP="00321C1A">
      <w:pPr>
        <w:pStyle w:val="1"/>
      </w:pPr>
      <w:bookmarkStart w:id="43" w:name="_Toc38196308"/>
      <w:r w:rsidRPr="00932EF6">
        <w:rPr>
          <w:rFonts w:hint="eastAsia"/>
        </w:rPr>
        <w:t>5</w:t>
      </w:r>
      <w:r w:rsidRPr="00932EF6">
        <w:t xml:space="preserve">.1 </w:t>
      </w:r>
      <w:r w:rsidRPr="00932EF6">
        <w:t>客户模块详细设计</w:t>
      </w:r>
      <w:bookmarkEnd w:id="43"/>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客户模块主要包括以下功能</w:t>
      </w:r>
      <w:r w:rsidRPr="00932EF6">
        <w:rPr>
          <w:rFonts w:asciiTheme="minorEastAsia" w:hAnsiTheme="minorEastAsia" w:hint="eastAsia"/>
          <w:sz w:val="24"/>
          <w:szCs w:val="24"/>
        </w:rPr>
        <w:t>：</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客户登录功能：客户进入系统统一登录页面，输入账号密码进行登录。如果账号不存在，则系统提示账号不存在；如果账号存在但密码不匹配，则系统提示密码错误；如果账号密码正确，系统在后端记录客户端的SessionID，前端跳转到客户主页。</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客户报修功能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客户监测维修单功能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“我的维修单管理”，前端显示</w:t>
      </w:r>
      <w:r w:rsidRPr="00932EF6">
        <w:rPr>
          <w:rFonts w:asciiTheme="minorEastAsia" w:eastAsiaTheme="minorEastAsia" w:hAnsiTheme="minorEastAsia" w:hint="eastAsia"/>
          <w:sz w:val="24"/>
          <w:szCs w:val="24"/>
        </w:rPr>
        <w:lastRenderedPageBreak/>
        <w:t>客户维修单详细信息（维修单状态、预计维修时长、预计维修费用），预计维修时长和预计维修费用两项信息需要维修</w:t>
      </w:r>
      <w:proofErr w:type="gramStart"/>
      <w:r w:rsidRPr="00932EF6">
        <w:rPr>
          <w:rFonts w:asciiTheme="minorEastAsia" w:eastAsiaTheme="minorEastAsia" w:hAnsiTheme="minorEastAsia" w:hint="eastAsia"/>
          <w:sz w:val="24"/>
          <w:szCs w:val="24"/>
        </w:rPr>
        <w:t>员完善</w:t>
      </w:r>
      <w:proofErr w:type="gramEnd"/>
      <w:r w:rsidRPr="00932EF6">
        <w:rPr>
          <w:rFonts w:asciiTheme="minorEastAsia" w:eastAsiaTheme="minorEastAsia" w:hAnsiTheme="minorEastAsia" w:hint="eastAsia"/>
          <w:sz w:val="24"/>
          <w:szCs w:val="24"/>
        </w:rPr>
        <w:t>维修单后才会显示，否则是空白状态。</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客户取消维修单功能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“我的维修单管理”，进入维修单详细信息页面。点击维修单后面的“放弃维修”，进行维修单取消，此操作后系统将删除对应维修单，并对应支付信息，客户在“维修付款”页面可以查看。</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客户支付功能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“维修付款”选项，进入支付页面，支付页面显示需要支付的信息（维修单号、维修结果、支付费用）。客户点击“付款”使用支付宝或</w:t>
      </w:r>
      <w:proofErr w:type="gramStart"/>
      <w:r w:rsidRPr="00932EF6">
        <w:rPr>
          <w:rFonts w:asciiTheme="minorEastAsia" w:eastAsiaTheme="minorEastAsia" w:hAnsiTheme="minorEastAsia" w:hint="eastAsia"/>
          <w:sz w:val="24"/>
          <w:szCs w:val="24"/>
        </w:rPr>
        <w:t>微信支付</w:t>
      </w:r>
      <w:proofErr w:type="gramEnd"/>
      <w:r w:rsidRPr="00932EF6">
        <w:rPr>
          <w:rFonts w:asciiTheme="minorEastAsia" w:eastAsiaTheme="minorEastAsia" w:hAnsiTheme="minorEastAsia" w:hint="eastAsia"/>
          <w:sz w:val="24"/>
          <w:szCs w:val="24"/>
        </w:rPr>
        <w:t>进行付款。支付完成以后提示“完成支付”。</w:t>
      </w:r>
    </w:p>
    <w:p w:rsidR="002F26DA" w:rsidRDefault="002F26DA" w:rsidP="002C015F"/>
    <w:p w:rsidR="007A664E" w:rsidRPr="00932EF6" w:rsidRDefault="007A664E" w:rsidP="00321C1A">
      <w:pPr>
        <w:pStyle w:val="1"/>
      </w:pPr>
      <w:bookmarkStart w:id="44" w:name="_Toc38196309"/>
      <w:r w:rsidRPr="00932EF6">
        <w:rPr>
          <w:rFonts w:hint="eastAsia"/>
        </w:rPr>
        <w:t>5</w:t>
      </w:r>
      <w:r w:rsidRPr="00932EF6">
        <w:t xml:space="preserve">.2 </w:t>
      </w:r>
      <w:r w:rsidRPr="00932EF6">
        <w:t>维修员模块详细设计</w:t>
      </w:r>
      <w:bookmarkEnd w:id="44"/>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维修员模块主要包括以下功能</w:t>
      </w:r>
      <w:r w:rsidRPr="00932EF6">
        <w:rPr>
          <w:rFonts w:asciiTheme="minorEastAsia" w:hAnsiTheme="minorEastAsia" w:hint="eastAsia"/>
          <w:sz w:val="24"/>
          <w:szCs w:val="24"/>
        </w:rPr>
        <w:t>：</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w:t>
      </w:r>
      <w:proofErr w:type="gramStart"/>
      <w:r w:rsidRPr="00932EF6">
        <w:rPr>
          <w:rFonts w:asciiTheme="minorEastAsia" w:eastAsiaTheme="minorEastAsia" w:hAnsiTheme="minorEastAsia" w:hint="eastAsia"/>
          <w:sz w:val="24"/>
          <w:szCs w:val="24"/>
        </w:rPr>
        <w:t>员完善</w:t>
      </w:r>
      <w:proofErr w:type="gramEnd"/>
      <w:r w:rsidRPr="00932EF6">
        <w:rPr>
          <w:rFonts w:asciiTheme="minorEastAsia" w:eastAsiaTheme="minorEastAsia" w:hAnsiTheme="minorEastAsia" w:hint="eastAsia"/>
          <w:sz w:val="24"/>
          <w:szCs w:val="24"/>
        </w:rPr>
        <w:t>维修单以后才会有，否则为空白。</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维修</w:t>
      </w:r>
      <w:proofErr w:type="gramStart"/>
      <w:r w:rsidRPr="00932EF6">
        <w:rPr>
          <w:rFonts w:asciiTheme="minorEastAsia" w:eastAsiaTheme="minorEastAsia" w:hAnsiTheme="minorEastAsia"/>
          <w:sz w:val="24"/>
          <w:szCs w:val="24"/>
        </w:rPr>
        <w:t>单完善</w:t>
      </w:r>
      <w:proofErr w:type="gramEnd"/>
      <w:r w:rsidRPr="00932EF6">
        <w:rPr>
          <w:rFonts w:asciiTheme="minorEastAsia" w:eastAsiaTheme="minorEastAsia" w:hAnsiTheme="minorEastAsia"/>
          <w:sz w:val="24"/>
          <w:szCs w:val="24"/>
        </w:rPr>
        <w:t>功能</w:t>
      </w:r>
      <w:r w:rsidRPr="00932EF6">
        <w:rPr>
          <w:rFonts w:asciiTheme="minorEastAsia" w:eastAsiaTheme="minorEastAsia" w:hAnsiTheme="minorEastAsia" w:hint="eastAsia"/>
          <w:sz w:val="24"/>
          <w:szCs w:val="24"/>
        </w:rPr>
        <w:t>：维修员登录后，在主页点击“我的维修单”，在每条未完善的维修单后面有“完善”选项，点击“完善”，进入维修</w:t>
      </w:r>
      <w:proofErr w:type="gramStart"/>
      <w:r w:rsidRPr="00932EF6">
        <w:rPr>
          <w:rFonts w:asciiTheme="minorEastAsia" w:eastAsiaTheme="minorEastAsia" w:hAnsiTheme="minorEastAsia" w:hint="eastAsia"/>
          <w:sz w:val="24"/>
          <w:szCs w:val="24"/>
        </w:rPr>
        <w:t>单完善</w:t>
      </w:r>
      <w:proofErr w:type="gramEnd"/>
      <w:r w:rsidRPr="00932EF6">
        <w:rPr>
          <w:rFonts w:asciiTheme="minorEastAsia" w:eastAsiaTheme="minorEastAsia" w:hAnsiTheme="minorEastAsia" w:hint="eastAsia"/>
          <w:sz w:val="24"/>
          <w:szCs w:val="24"/>
        </w:rPr>
        <w:t>页面。填写维修单预计维修时长、预计维修费用两项信息，提交系统，系统提示“维修单已完善”，跳转回“我的维修单”页面，更新维修单信息。</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申请维修</w:t>
      </w:r>
      <w:proofErr w:type="gramStart"/>
      <w:r w:rsidRPr="00932EF6">
        <w:rPr>
          <w:rFonts w:asciiTheme="minorEastAsia" w:eastAsiaTheme="minorEastAsia" w:hAnsiTheme="minorEastAsia"/>
          <w:sz w:val="24"/>
          <w:szCs w:val="24"/>
        </w:rPr>
        <w:t>单重新</w:t>
      </w:r>
      <w:proofErr w:type="gramEnd"/>
      <w:r w:rsidRPr="00932EF6">
        <w:rPr>
          <w:rFonts w:asciiTheme="minorEastAsia" w:eastAsiaTheme="minorEastAsia" w:hAnsiTheme="minorEastAsia"/>
          <w:sz w:val="24"/>
          <w:szCs w:val="24"/>
        </w:rPr>
        <w:t>分配</w:t>
      </w:r>
      <w:r w:rsidRPr="00932EF6">
        <w:rPr>
          <w:rFonts w:asciiTheme="minorEastAsia" w:eastAsiaTheme="minorEastAsia" w:hAnsiTheme="minorEastAsia" w:hint="eastAsia"/>
          <w:sz w:val="24"/>
          <w:szCs w:val="24"/>
        </w:rPr>
        <w:t>：维修员登录后，在主页点击“我的维修单”，在每条维修单后与“申请重新分配”选项，点击后跳转到维修</w:t>
      </w:r>
      <w:proofErr w:type="gramStart"/>
      <w:r w:rsidRPr="00932EF6">
        <w:rPr>
          <w:rFonts w:asciiTheme="minorEastAsia" w:eastAsiaTheme="minorEastAsia" w:hAnsiTheme="minorEastAsia" w:hint="eastAsia"/>
          <w:sz w:val="24"/>
          <w:szCs w:val="24"/>
        </w:rPr>
        <w:t>单重新</w:t>
      </w:r>
      <w:proofErr w:type="gramEnd"/>
      <w:r w:rsidRPr="00932EF6">
        <w:rPr>
          <w:rFonts w:asciiTheme="minorEastAsia" w:eastAsiaTheme="minorEastAsia" w:hAnsiTheme="minorEastAsia" w:hint="eastAsia"/>
          <w:sz w:val="24"/>
          <w:szCs w:val="24"/>
        </w:rPr>
        <w:t>分配申请页面，填写申请理由，提交系统，系统提示“重新分配申请已提交管理员”，跳转回维修员主页。</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维修完成功能</w:t>
      </w:r>
      <w:r w:rsidRPr="00932EF6">
        <w:rPr>
          <w:rFonts w:asciiTheme="minorEastAsia" w:eastAsiaTheme="minorEastAsia" w:hAnsiTheme="minorEastAsia" w:hint="eastAsia"/>
          <w:sz w:val="24"/>
          <w:szCs w:val="24"/>
        </w:rPr>
        <w:t xml:space="preserve">：维修员登录后，在主页点击“我的维修单”，在对应的维修单后点击“维修完成”，“我的维修单”页面刷新，对应维修状态修改为“已完成”。 </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申请休假功能</w:t>
      </w:r>
      <w:r w:rsidRPr="00932EF6">
        <w:rPr>
          <w:rFonts w:asciiTheme="minorEastAsia" w:eastAsiaTheme="minorEastAsia" w:hAnsiTheme="minorEastAsia" w:hint="eastAsia"/>
          <w:sz w:val="24"/>
          <w:szCs w:val="24"/>
        </w:rPr>
        <w:t>：维修员登录后，在主页点击“申请休假”，跳转到申请休假页面。维修员填写请假时间、请假理由，提交系统，系统提示“休假申请已提交管理员”，跳转回维修员主页。</w:t>
      </w:r>
    </w:p>
    <w:p w:rsidR="002F26DA" w:rsidRPr="002F26DA" w:rsidRDefault="002F26DA" w:rsidP="002C015F"/>
    <w:p w:rsidR="007A664E" w:rsidRPr="00932EF6" w:rsidRDefault="007A664E" w:rsidP="00321C1A">
      <w:pPr>
        <w:pStyle w:val="1"/>
      </w:pPr>
      <w:bookmarkStart w:id="45" w:name="_Toc38196310"/>
      <w:r w:rsidRPr="00932EF6">
        <w:rPr>
          <w:rFonts w:hint="eastAsia"/>
        </w:rPr>
        <w:t>5</w:t>
      </w:r>
      <w:r w:rsidRPr="00932EF6">
        <w:t xml:space="preserve">.3 </w:t>
      </w:r>
      <w:r w:rsidRPr="00932EF6">
        <w:t>管理员模块详细设计</w:t>
      </w:r>
      <w:bookmarkEnd w:id="45"/>
    </w:p>
    <w:p w:rsidR="002F26DA" w:rsidRPr="00932EF6" w:rsidRDefault="002F26DA" w:rsidP="002C015F">
      <w:pPr>
        <w:rPr>
          <w:sz w:val="24"/>
          <w:szCs w:val="24"/>
        </w:rPr>
      </w:pPr>
      <w:r>
        <w:tab/>
      </w:r>
      <w:r w:rsidRPr="00932EF6">
        <w:rPr>
          <w:sz w:val="24"/>
          <w:szCs w:val="24"/>
        </w:rPr>
        <w:t>管理员模块主要包括以下功能</w:t>
      </w:r>
      <w:r w:rsidRPr="00932EF6">
        <w:rPr>
          <w:rFonts w:hint="eastAsia"/>
          <w:sz w:val="24"/>
          <w:szCs w:val="24"/>
        </w:rPr>
        <w:t>：</w:t>
      </w:r>
    </w:p>
    <w:p w:rsidR="002F26DA" w:rsidRPr="00932EF6" w:rsidRDefault="002F26DA" w:rsidP="002C015F">
      <w:pPr>
        <w:pStyle w:val="a6"/>
        <w:numPr>
          <w:ilvl w:val="0"/>
          <w:numId w:val="12"/>
        </w:numPr>
        <w:spacing w:line="400" w:lineRule="exact"/>
        <w:ind w:firstLineChars="0"/>
        <w:rPr>
          <w:sz w:val="24"/>
          <w:szCs w:val="24"/>
        </w:rPr>
      </w:pPr>
      <w:r w:rsidRPr="00932EF6">
        <w:rPr>
          <w:rFonts w:hint="eastAsia"/>
          <w:sz w:val="24"/>
          <w:szCs w:val="24"/>
        </w:rPr>
        <w:t>客户管理：管理员登录以后，在主页点击“客户管理”，进入客户管理页面。客户管理页面显示客户信息列表，点击对应客户，进入客户信息修改页面，可以</w:t>
      </w:r>
      <w:r w:rsidRPr="00932EF6">
        <w:rPr>
          <w:rFonts w:hint="eastAsia"/>
          <w:sz w:val="24"/>
          <w:szCs w:val="24"/>
        </w:rPr>
        <w:lastRenderedPageBreak/>
        <w:t>对客户信息进行修改。</w:t>
      </w:r>
    </w:p>
    <w:p w:rsidR="002F26DA" w:rsidRPr="00932EF6" w:rsidRDefault="002F26DA" w:rsidP="002C015F">
      <w:pPr>
        <w:pStyle w:val="a6"/>
        <w:numPr>
          <w:ilvl w:val="0"/>
          <w:numId w:val="12"/>
        </w:numPr>
        <w:spacing w:line="400" w:lineRule="exact"/>
        <w:ind w:firstLineChars="0"/>
        <w:rPr>
          <w:sz w:val="24"/>
          <w:szCs w:val="24"/>
        </w:rPr>
      </w:pPr>
      <w:r w:rsidRPr="00932EF6">
        <w:rPr>
          <w:sz w:val="24"/>
          <w:szCs w:val="24"/>
        </w:rPr>
        <w:t>维修单管理</w:t>
      </w:r>
      <w:r w:rsidRPr="00932EF6">
        <w:rPr>
          <w:rFonts w:hint="eastAsia"/>
          <w:sz w:val="24"/>
          <w:szCs w:val="24"/>
        </w:rPr>
        <w:t>：</w:t>
      </w:r>
      <w:r w:rsidRPr="00932EF6">
        <w:rPr>
          <w:sz w:val="24"/>
          <w:szCs w:val="24"/>
        </w:rPr>
        <w:t>管理员登录以后</w:t>
      </w:r>
      <w:r w:rsidRPr="00932EF6">
        <w:rPr>
          <w:rFonts w:hint="eastAsia"/>
          <w:sz w:val="24"/>
          <w:szCs w:val="24"/>
        </w:rPr>
        <w:t>，</w:t>
      </w:r>
      <w:r w:rsidRPr="00932EF6">
        <w:rPr>
          <w:sz w:val="24"/>
          <w:szCs w:val="24"/>
        </w:rPr>
        <w:t>在主页点击</w:t>
      </w:r>
      <w:r w:rsidRPr="00932EF6">
        <w:rPr>
          <w:rFonts w:hint="eastAsia"/>
          <w:sz w:val="24"/>
          <w:szCs w:val="24"/>
        </w:rPr>
        <w:t>“维修单管理”，进入维修</w:t>
      </w:r>
      <w:proofErr w:type="gramStart"/>
      <w:r w:rsidRPr="00932EF6">
        <w:rPr>
          <w:rFonts w:hint="eastAsia"/>
          <w:sz w:val="24"/>
          <w:szCs w:val="24"/>
        </w:rPr>
        <w:t>单管理</w:t>
      </w:r>
      <w:proofErr w:type="gramEnd"/>
      <w:r w:rsidRPr="00932EF6">
        <w:rPr>
          <w:rFonts w:hint="eastAsia"/>
          <w:sz w:val="24"/>
          <w:szCs w:val="24"/>
        </w:rPr>
        <w:t>页面。维修</w:t>
      </w:r>
      <w:proofErr w:type="gramStart"/>
      <w:r w:rsidRPr="00932EF6">
        <w:rPr>
          <w:rFonts w:hint="eastAsia"/>
          <w:sz w:val="24"/>
          <w:szCs w:val="24"/>
        </w:rPr>
        <w:t>单管理</w:t>
      </w:r>
      <w:proofErr w:type="gramEnd"/>
      <w:r w:rsidRPr="00932EF6">
        <w:rPr>
          <w:rFonts w:hint="eastAsia"/>
          <w:sz w:val="24"/>
          <w:szCs w:val="24"/>
        </w:rPr>
        <w:t>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p>
    <w:p w:rsidR="002F26DA" w:rsidRPr="00932EF6" w:rsidRDefault="002F26DA" w:rsidP="002C015F">
      <w:pPr>
        <w:pStyle w:val="a6"/>
        <w:numPr>
          <w:ilvl w:val="0"/>
          <w:numId w:val="12"/>
        </w:numPr>
        <w:spacing w:line="400" w:lineRule="exact"/>
        <w:ind w:firstLineChars="0"/>
        <w:rPr>
          <w:sz w:val="24"/>
          <w:szCs w:val="24"/>
        </w:rPr>
      </w:pPr>
      <w:r w:rsidRPr="00932EF6">
        <w:rPr>
          <w:sz w:val="24"/>
          <w:szCs w:val="24"/>
        </w:rPr>
        <w:t>维修员管理</w:t>
      </w:r>
      <w:r w:rsidRPr="00932EF6">
        <w:rPr>
          <w:rFonts w:hint="eastAsia"/>
          <w:sz w:val="24"/>
          <w:szCs w:val="24"/>
        </w:rPr>
        <w:t>：</w:t>
      </w:r>
      <w:r w:rsidRPr="00932EF6">
        <w:rPr>
          <w:sz w:val="24"/>
          <w:szCs w:val="24"/>
        </w:rPr>
        <w:t>管理员登录以后</w:t>
      </w:r>
      <w:r w:rsidRPr="00932EF6">
        <w:rPr>
          <w:rFonts w:hint="eastAsia"/>
          <w:sz w:val="24"/>
          <w:szCs w:val="24"/>
        </w:rPr>
        <w:t>，</w:t>
      </w:r>
      <w:r w:rsidRPr="00932EF6">
        <w:rPr>
          <w:sz w:val="24"/>
          <w:szCs w:val="24"/>
        </w:rPr>
        <w:t>在主页点击</w:t>
      </w:r>
      <w:r w:rsidRPr="00932EF6">
        <w:rPr>
          <w:rFonts w:hint="eastAsia"/>
          <w:sz w:val="24"/>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2C015F"/>
    <w:p w:rsidR="007A664E" w:rsidRPr="00932EF6" w:rsidRDefault="007A664E" w:rsidP="00321C1A">
      <w:pPr>
        <w:pStyle w:val="1"/>
      </w:pPr>
      <w:bookmarkStart w:id="46" w:name="_Toc38196311"/>
      <w:r w:rsidRPr="00932EF6">
        <w:rPr>
          <w:rFonts w:hint="eastAsia"/>
        </w:rPr>
        <w:t>5</w:t>
      </w:r>
      <w:r w:rsidRPr="00932EF6">
        <w:t xml:space="preserve">.4 </w:t>
      </w:r>
      <w:r w:rsidRPr="00932EF6">
        <w:t>数据库详细设计</w:t>
      </w:r>
      <w:bookmarkEnd w:id="46"/>
    </w:p>
    <w:p w:rsidR="002F26DA" w:rsidRPr="00932EF6" w:rsidRDefault="002F26DA" w:rsidP="002C015F">
      <w:pPr>
        <w:rPr>
          <w:sz w:val="24"/>
          <w:szCs w:val="24"/>
        </w:rPr>
      </w:pPr>
      <w:r>
        <w:tab/>
      </w:r>
      <w:r w:rsidRPr="00932EF6">
        <w:rPr>
          <w:sz w:val="24"/>
          <w:szCs w:val="24"/>
        </w:rPr>
        <w:t>数据库在系统中承担着数据存储</w:t>
      </w:r>
      <w:r w:rsidRPr="00932EF6">
        <w:rPr>
          <w:rFonts w:hint="eastAsia"/>
          <w:sz w:val="24"/>
          <w:szCs w:val="24"/>
        </w:rPr>
        <w:t>、</w:t>
      </w:r>
      <w:r w:rsidRPr="00932EF6">
        <w:rPr>
          <w:sz w:val="24"/>
          <w:szCs w:val="24"/>
        </w:rPr>
        <w:t>更新</w:t>
      </w:r>
      <w:r w:rsidRPr="00932EF6">
        <w:rPr>
          <w:rFonts w:hint="eastAsia"/>
          <w:sz w:val="24"/>
          <w:szCs w:val="24"/>
        </w:rPr>
        <w:t>、</w:t>
      </w:r>
      <w:r w:rsidRPr="00932EF6">
        <w:rPr>
          <w:sz w:val="24"/>
          <w:szCs w:val="24"/>
        </w:rPr>
        <w:t>查询</w:t>
      </w:r>
      <w:r w:rsidRPr="00932EF6">
        <w:rPr>
          <w:rFonts w:hint="eastAsia"/>
          <w:sz w:val="24"/>
          <w:szCs w:val="24"/>
        </w:rPr>
        <w:t>、</w:t>
      </w:r>
      <w:r w:rsidRPr="00932EF6">
        <w:rPr>
          <w:sz w:val="24"/>
          <w:szCs w:val="24"/>
        </w:rPr>
        <w:t>备份的重要任务</w:t>
      </w:r>
      <w:r w:rsidRPr="00932EF6">
        <w:rPr>
          <w:rFonts w:hint="eastAsia"/>
          <w:sz w:val="24"/>
          <w:szCs w:val="24"/>
        </w:rPr>
        <w:t>，</w:t>
      </w:r>
      <w:r w:rsidRPr="00932EF6">
        <w:rPr>
          <w:sz w:val="24"/>
          <w:szCs w:val="24"/>
        </w:rPr>
        <w:t>一个合理的数据组织结构设计可以极大优化数据存储时间和查询时间</w:t>
      </w:r>
      <w:r w:rsidRPr="00932EF6">
        <w:rPr>
          <w:rFonts w:hint="eastAsia"/>
          <w:sz w:val="24"/>
          <w:szCs w:val="24"/>
        </w:rPr>
        <w:t>，</w:t>
      </w:r>
      <w:r w:rsidRPr="00932EF6">
        <w:rPr>
          <w:sz w:val="24"/>
          <w:szCs w:val="24"/>
        </w:rPr>
        <w:t>减少冗余数据和不必要的代码</w:t>
      </w:r>
      <w:r w:rsidRPr="00932EF6">
        <w:rPr>
          <w:rFonts w:hint="eastAsia"/>
          <w:sz w:val="24"/>
          <w:szCs w:val="24"/>
        </w:rPr>
        <w:t>。</w:t>
      </w:r>
    </w:p>
    <w:p w:rsidR="007A664E" w:rsidRPr="00932EF6" w:rsidRDefault="007A664E" w:rsidP="00321C1A">
      <w:pPr>
        <w:pStyle w:val="2"/>
      </w:pPr>
      <w:bookmarkStart w:id="47" w:name="_Toc38196312"/>
      <w:r w:rsidRPr="00932EF6">
        <w:rPr>
          <w:rFonts w:hint="eastAsia"/>
        </w:rPr>
        <w:t>5</w:t>
      </w:r>
      <w:r w:rsidRPr="00932EF6">
        <w:t xml:space="preserve">.4.1 </w:t>
      </w:r>
      <w:r w:rsidRPr="00932EF6">
        <w:t>数据库</w:t>
      </w:r>
      <w:r w:rsidRPr="00932EF6">
        <w:t>E-R</w:t>
      </w:r>
      <w:r w:rsidRPr="00932EF6">
        <w:t>图设计</w:t>
      </w:r>
      <w:bookmarkEnd w:id="47"/>
    </w:p>
    <w:p w:rsidR="00454FF6" w:rsidRDefault="002F26DA" w:rsidP="002C015F">
      <w:pPr>
        <w:rPr>
          <w:rFonts w:asciiTheme="minorEastAsia" w:hAnsiTheme="minorEastAsia"/>
          <w:sz w:val="24"/>
          <w:szCs w:val="24"/>
        </w:rPr>
      </w:pPr>
      <w:r>
        <w:tab/>
      </w:r>
      <w:r w:rsidRPr="00932EF6">
        <w:rPr>
          <w:rFonts w:asciiTheme="minorEastAsia" w:hAnsiTheme="minorEastAsia"/>
          <w:sz w:val="24"/>
          <w:szCs w:val="24"/>
        </w:rPr>
        <w:t>数据库E-R图将数据实体化</w:t>
      </w:r>
      <w:r w:rsidRPr="00932EF6">
        <w:rPr>
          <w:rFonts w:asciiTheme="minorEastAsia" w:hAnsiTheme="minorEastAsia" w:hint="eastAsia"/>
          <w:sz w:val="24"/>
          <w:szCs w:val="24"/>
        </w:rPr>
        <w:t>，</w:t>
      </w:r>
      <w:r w:rsidRPr="00932EF6">
        <w:rPr>
          <w:rFonts w:asciiTheme="minorEastAsia" w:hAnsiTheme="minorEastAsia"/>
          <w:sz w:val="24"/>
          <w:szCs w:val="24"/>
        </w:rPr>
        <w:t>使各个数据对象之间的关系显而易见</w:t>
      </w:r>
      <w:r w:rsidRPr="00932EF6">
        <w:rPr>
          <w:rFonts w:asciiTheme="minorEastAsia" w:hAnsiTheme="minorEastAsia" w:hint="eastAsia"/>
          <w:sz w:val="24"/>
          <w:szCs w:val="24"/>
        </w:rPr>
        <w:t>。</w:t>
      </w:r>
      <w:r w:rsidRPr="00932EF6">
        <w:rPr>
          <w:rFonts w:asciiTheme="minorEastAsia" w:hAnsiTheme="minorEastAsia"/>
          <w:sz w:val="24"/>
          <w:szCs w:val="24"/>
        </w:rPr>
        <w:t>系统数据E-R如图</w:t>
      </w:r>
      <w:r w:rsidR="00932EF6">
        <w:rPr>
          <w:rFonts w:asciiTheme="minorEastAsia" w:hAnsiTheme="minorEastAsia"/>
          <w:sz w:val="24"/>
          <w:szCs w:val="24"/>
        </w:rPr>
        <w:t>5</w:t>
      </w:r>
      <w:r w:rsidRPr="00932EF6">
        <w:rPr>
          <w:rFonts w:asciiTheme="minorEastAsia" w:hAnsiTheme="minorEastAsia" w:hint="eastAsia"/>
          <w:sz w:val="24"/>
          <w:szCs w:val="24"/>
        </w:rPr>
        <w:t>-</w:t>
      </w:r>
      <w:r w:rsidRPr="00932EF6">
        <w:rPr>
          <w:rFonts w:asciiTheme="minorEastAsia" w:hAnsiTheme="minorEastAsia"/>
          <w:sz w:val="24"/>
          <w:szCs w:val="24"/>
        </w:rPr>
        <w:t>1所示</w:t>
      </w:r>
      <w:r w:rsidRPr="00932EF6">
        <w:rPr>
          <w:rFonts w:asciiTheme="minorEastAsia" w:hAnsiTheme="minorEastAsia" w:hint="eastAsia"/>
          <w:sz w:val="24"/>
          <w:szCs w:val="24"/>
        </w:rPr>
        <w:t>。</w:t>
      </w:r>
    </w:p>
    <w:p w:rsidR="00321C1A" w:rsidRPr="00321C1A" w:rsidRDefault="00321C1A" w:rsidP="002C015F">
      <w:pPr>
        <w:rPr>
          <w:rFonts w:asciiTheme="minorEastAsia" w:hAnsiTheme="minorEastAsia"/>
          <w:sz w:val="24"/>
          <w:szCs w:val="24"/>
        </w:rPr>
      </w:pPr>
    </w:p>
    <w:p w:rsidR="00454FF6" w:rsidRDefault="00454FF6" w:rsidP="002C015F"/>
    <w:p w:rsidR="00454FF6" w:rsidRDefault="00454FF6" w:rsidP="002C015F"/>
    <w:p w:rsidR="00454FF6" w:rsidRDefault="00454FF6" w:rsidP="002C015F"/>
    <w:p w:rsidR="00454FF6" w:rsidRDefault="00454FF6"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71552" behindDoc="0" locked="0" layoutInCell="1" allowOverlap="1">
            <wp:simplePos x="0" y="0"/>
            <wp:positionH relativeFrom="column">
              <wp:posOffset>601980</wp:posOffset>
            </wp:positionH>
            <wp:positionV relativeFrom="paragraph">
              <wp:posOffset>-2552065</wp:posOffset>
            </wp:positionV>
            <wp:extent cx="5072400" cy="27576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数据库设计 E-R图.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2400" cy="2757600"/>
                    </a:xfrm>
                    <a:prstGeom prst="rect">
                      <a:avLst/>
                    </a:prstGeom>
                  </pic:spPr>
                </pic:pic>
              </a:graphicData>
            </a:graphic>
          </wp:anchor>
        </w:drawing>
      </w:r>
    </w:p>
    <w:p w:rsidR="002F26DA" w:rsidRDefault="002F26DA" w:rsidP="002C015F">
      <w:pPr>
        <w:rPr>
          <w:rFonts w:asciiTheme="minorEastAsia" w:hAnsiTheme="minorEastAsia"/>
          <w:sz w:val="24"/>
          <w:szCs w:val="24"/>
        </w:rPr>
      </w:pPr>
      <w:r>
        <w:t xml:space="preserve">                                   </w:t>
      </w:r>
      <w:r w:rsidRPr="00932EF6">
        <w:rPr>
          <w:rFonts w:asciiTheme="minorEastAsia" w:hAnsiTheme="minorEastAsia"/>
          <w:sz w:val="24"/>
          <w:szCs w:val="24"/>
        </w:rPr>
        <w:t>图</w:t>
      </w:r>
      <w:r w:rsidR="00932EF6" w:rsidRPr="00932EF6">
        <w:rPr>
          <w:rFonts w:asciiTheme="minorEastAsia" w:hAnsiTheme="minorEastAsia"/>
          <w:sz w:val="24"/>
          <w:szCs w:val="24"/>
        </w:rPr>
        <w:t>5</w:t>
      </w:r>
      <w:r w:rsidRPr="00932EF6">
        <w:rPr>
          <w:rFonts w:asciiTheme="minorEastAsia" w:hAnsiTheme="minorEastAsia" w:hint="eastAsia"/>
          <w:sz w:val="24"/>
          <w:szCs w:val="24"/>
        </w:rPr>
        <w:t>-</w:t>
      </w:r>
      <w:r w:rsidRPr="00932EF6">
        <w:rPr>
          <w:rFonts w:asciiTheme="minorEastAsia" w:hAnsiTheme="minorEastAsia"/>
          <w:sz w:val="24"/>
          <w:szCs w:val="24"/>
        </w:rPr>
        <w:t>1 数据E-R图</w:t>
      </w:r>
    </w:p>
    <w:p w:rsidR="00932EF6" w:rsidRPr="00932EF6" w:rsidRDefault="00932EF6" w:rsidP="002C015F">
      <w:pPr>
        <w:rPr>
          <w:rFonts w:asciiTheme="minorEastAsia" w:hAnsiTheme="minorEastAsia"/>
          <w:sz w:val="24"/>
          <w:szCs w:val="24"/>
        </w:rPr>
      </w:pPr>
    </w:p>
    <w:p w:rsidR="002F26DA" w:rsidRPr="00932EF6" w:rsidRDefault="002F26DA" w:rsidP="002C015F">
      <w:pPr>
        <w:rPr>
          <w:rFonts w:asciiTheme="minorEastAsia" w:hAnsiTheme="minorEastAsia"/>
          <w:sz w:val="24"/>
          <w:szCs w:val="24"/>
        </w:rPr>
      </w:pPr>
      <w:r>
        <w:lastRenderedPageBreak/>
        <w:tab/>
      </w:r>
      <w:r w:rsidRPr="00932EF6">
        <w:rPr>
          <w:rFonts w:asciiTheme="minorEastAsia" w:hAnsiTheme="minorEastAsia"/>
          <w:sz w:val="24"/>
          <w:szCs w:val="24"/>
        </w:rPr>
        <w:t>数据包括系统管理员</w:t>
      </w:r>
      <w:r w:rsidRPr="00932EF6">
        <w:rPr>
          <w:rFonts w:asciiTheme="minorEastAsia" w:hAnsiTheme="minorEastAsia" w:hint="eastAsia"/>
          <w:sz w:val="24"/>
          <w:szCs w:val="24"/>
        </w:rPr>
        <w:t>、</w:t>
      </w:r>
      <w:r w:rsidRPr="00932EF6">
        <w:rPr>
          <w:rFonts w:asciiTheme="minorEastAsia" w:hAnsiTheme="minorEastAsia"/>
          <w:sz w:val="24"/>
          <w:szCs w:val="24"/>
        </w:rPr>
        <w:t>客户</w:t>
      </w:r>
      <w:r w:rsidRPr="00932EF6">
        <w:rPr>
          <w:rFonts w:asciiTheme="minorEastAsia" w:hAnsiTheme="minorEastAsia" w:hint="eastAsia"/>
          <w:sz w:val="24"/>
          <w:szCs w:val="24"/>
        </w:rPr>
        <w:t>、</w:t>
      </w:r>
      <w:r w:rsidRPr="00932EF6">
        <w:rPr>
          <w:rFonts w:asciiTheme="minorEastAsia" w:hAnsiTheme="minorEastAsia"/>
          <w:sz w:val="24"/>
          <w:szCs w:val="24"/>
        </w:rPr>
        <w:t>维修单</w:t>
      </w:r>
      <w:r w:rsidRPr="00932EF6">
        <w:rPr>
          <w:rFonts w:asciiTheme="minorEastAsia" w:hAnsiTheme="minorEastAsia" w:hint="eastAsia"/>
          <w:sz w:val="24"/>
          <w:szCs w:val="24"/>
        </w:rPr>
        <w:t>、</w:t>
      </w:r>
      <w:r w:rsidRPr="00932EF6">
        <w:rPr>
          <w:rFonts w:asciiTheme="minorEastAsia" w:hAnsiTheme="minorEastAsia"/>
          <w:sz w:val="24"/>
          <w:szCs w:val="24"/>
        </w:rPr>
        <w:t>维修员</w:t>
      </w:r>
      <w:r w:rsidRPr="00932EF6">
        <w:rPr>
          <w:rFonts w:asciiTheme="minorEastAsia" w:hAnsiTheme="minorEastAsia" w:hint="eastAsia"/>
          <w:sz w:val="24"/>
          <w:szCs w:val="24"/>
        </w:rPr>
        <w:t>、</w:t>
      </w:r>
      <w:r w:rsidRPr="00932EF6">
        <w:rPr>
          <w:rFonts w:asciiTheme="minorEastAsia" w:hAnsiTheme="minorEastAsia"/>
          <w:sz w:val="24"/>
          <w:szCs w:val="24"/>
        </w:rPr>
        <w:t>请假申请五个实体</w:t>
      </w:r>
      <w:r w:rsidRPr="00932EF6">
        <w:rPr>
          <w:rFonts w:asciiTheme="minorEastAsia" w:hAnsiTheme="minorEastAsia" w:hint="eastAsia"/>
          <w:sz w:val="24"/>
          <w:szCs w:val="24"/>
        </w:rPr>
        <w:t>。</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客户实体包含属性</w:t>
      </w:r>
      <w:r w:rsidRPr="00932EF6">
        <w:rPr>
          <w:rFonts w:asciiTheme="minorEastAsia" w:hAnsiTheme="minorEastAsia" w:hint="eastAsia"/>
          <w:sz w:val="24"/>
          <w:szCs w:val="24"/>
        </w:rPr>
        <w:t>：UID、姓名、</w:t>
      </w:r>
      <w:r w:rsidRPr="00932EF6">
        <w:rPr>
          <w:rFonts w:asciiTheme="minorEastAsia" w:hAnsiTheme="minorEastAsia"/>
          <w:sz w:val="24"/>
          <w:szCs w:val="24"/>
        </w:rPr>
        <w:t>账号</w:t>
      </w:r>
      <w:r w:rsidRPr="00932EF6">
        <w:rPr>
          <w:rFonts w:asciiTheme="minorEastAsia" w:hAnsiTheme="minorEastAsia" w:hint="eastAsia"/>
          <w:sz w:val="24"/>
          <w:szCs w:val="24"/>
        </w:rPr>
        <w:t>/</w:t>
      </w:r>
      <w:r w:rsidRPr="00932EF6">
        <w:rPr>
          <w:rFonts w:asciiTheme="minorEastAsia" w:hAnsiTheme="minorEastAsia"/>
          <w:sz w:val="24"/>
          <w:szCs w:val="24"/>
        </w:rPr>
        <w:t>手机号</w:t>
      </w:r>
      <w:r w:rsidRPr="00932EF6">
        <w:rPr>
          <w:rFonts w:asciiTheme="minorEastAsia" w:hAnsiTheme="minorEastAsia" w:hint="eastAsia"/>
          <w:sz w:val="24"/>
          <w:szCs w:val="24"/>
        </w:rPr>
        <w:t>、密码、地址、邮箱。其中UID为每个实体都有的属性，是实体的唯一性标识。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维修员实体包含属性</w:t>
      </w:r>
      <w:r w:rsidRPr="00932EF6">
        <w:rPr>
          <w:rFonts w:asciiTheme="minorEastAsia" w:hAnsiTheme="minorEastAsia" w:hint="eastAsia"/>
          <w:sz w:val="24"/>
          <w:szCs w:val="24"/>
        </w:rPr>
        <w:t>：UID、姓名、手机号/</w:t>
      </w:r>
      <w:r w:rsidRPr="00932EF6">
        <w:rPr>
          <w:rFonts w:asciiTheme="minorEastAsia" w:hAnsiTheme="minorEastAsia"/>
          <w:sz w:val="24"/>
          <w:szCs w:val="24"/>
        </w:rPr>
        <w:t>账号</w:t>
      </w:r>
      <w:r w:rsidRPr="00932EF6">
        <w:rPr>
          <w:rFonts w:asciiTheme="minorEastAsia" w:hAnsiTheme="minorEastAsia" w:hint="eastAsia"/>
          <w:sz w:val="24"/>
          <w:szCs w:val="24"/>
        </w:rPr>
        <w:t>、密码、当月维修时长、当月假期时长、当月维修台数、维修员状态。其中UID为每个实体都有的属性，是实体的唯一性标识。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维修单实体包括属性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客户UID</w:t>
      </w:r>
      <w:r w:rsidRPr="00932EF6">
        <w:rPr>
          <w:rFonts w:asciiTheme="minorEastAsia" w:hAnsiTheme="minorEastAsia" w:hint="eastAsia"/>
          <w:sz w:val="24"/>
          <w:szCs w:val="24"/>
        </w:rPr>
        <w:t>、</w:t>
      </w:r>
      <w:r w:rsidRPr="00932EF6">
        <w:rPr>
          <w:rFonts w:asciiTheme="minorEastAsia" w:hAnsiTheme="minorEastAsia"/>
          <w:sz w:val="24"/>
          <w:szCs w:val="24"/>
        </w:rPr>
        <w:t>维修员UID</w:t>
      </w:r>
      <w:r w:rsidRPr="00932EF6">
        <w:rPr>
          <w:rFonts w:asciiTheme="minorEastAsia" w:hAnsiTheme="minorEastAsia" w:hint="eastAsia"/>
          <w:sz w:val="24"/>
          <w:szCs w:val="24"/>
        </w:rPr>
        <w:t>、</w:t>
      </w:r>
      <w:r w:rsidRPr="00932EF6">
        <w:rPr>
          <w:rFonts w:asciiTheme="minorEastAsia" w:hAnsiTheme="minorEastAsia"/>
          <w:sz w:val="24"/>
          <w:szCs w:val="24"/>
        </w:rPr>
        <w:t>维修时长</w:t>
      </w:r>
      <w:r w:rsidRPr="00932EF6">
        <w:rPr>
          <w:rFonts w:asciiTheme="minorEastAsia" w:hAnsiTheme="minorEastAsia" w:hint="eastAsia"/>
          <w:sz w:val="24"/>
          <w:szCs w:val="24"/>
        </w:rPr>
        <w:t>、</w:t>
      </w:r>
      <w:r w:rsidRPr="00932EF6">
        <w:rPr>
          <w:rFonts w:asciiTheme="minorEastAsia" w:hAnsiTheme="minorEastAsia"/>
          <w:sz w:val="24"/>
          <w:szCs w:val="24"/>
        </w:rPr>
        <w:t>维修费用</w:t>
      </w:r>
      <w:r w:rsidRPr="00932EF6">
        <w:rPr>
          <w:rFonts w:asciiTheme="minorEastAsia" w:hAnsiTheme="minorEastAsia" w:hint="eastAsia"/>
          <w:sz w:val="24"/>
          <w:szCs w:val="24"/>
        </w:rPr>
        <w:t>、</w:t>
      </w:r>
      <w:r w:rsidRPr="00932EF6">
        <w:rPr>
          <w:rFonts w:asciiTheme="minorEastAsia" w:hAnsiTheme="minorEastAsia"/>
          <w:sz w:val="24"/>
          <w:szCs w:val="24"/>
        </w:rPr>
        <w:t>维修单状态</w:t>
      </w:r>
      <w:r w:rsidRPr="00932EF6">
        <w:rPr>
          <w:rFonts w:asciiTheme="minorEastAsia" w:hAnsiTheme="minorEastAsia" w:hint="eastAsia"/>
          <w:sz w:val="24"/>
          <w:szCs w:val="24"/>
        </w:rPr>
        <w:t>、</w:t>
      </w:r>
      <w:r w:rsidRPr="00932EF6">
        <w:rPr>
          <w:rFonts w:asciiTheme="minorEastAsia" w:hAnsiTheme="minorEastAsia"/>
          <w:sz w:val="24"/>
          <w:szCs w:val="24"/>
        </w:rPr>
        <w:t>重新分配理由</w:t>
      </w:r>
      <w:r w:rsidRPr="00932EF6">
        <w:rPr>
          <w:rFonts w:asciiTheme="minorEastAsia" w:hAnsiTheme="minorEastAsia" w:hint="eastAsia"/>
          <w:sz w:val="24"/>
          <w:szCs w:val="24"/>
        </w:rPr>
        <w:t>、</w:t>
      </w:r>
      <w:r w:rsidRPr="00932EF6">
        <w:rPr>
          <w:rFonts w:asciiTheme="minorEastAsia" w:hAnsiTheme="minorEastAsia"/>
          <w:sz w:val="24"/>
          <w:szCs w:val="24"/>
        </w:rPr>
        <w:t>客户手机</w:t>
      </w:r>
      <w:r w:rsidRPr="00932EF6">
        <w:rPr>
          <w:rFonts w:asciiTheme="minorEastAsia" w:hAnsiTheme="minorEastAsia" w:hint="eastAsia"/>
          <w:sz w:val="24"/>
          <w:szCs w:val="24"/>
        </w:rPr>
        <w:t>、</w:t>
      </w:r>
      <w:r w:rsidRPr="00932EF6">
        <w:rPr>
          <w:rFonts w:asciiTheme="minorEastAsia" w:hAnsiTheme="minorEastAsia"/>
          <w:sz w:val="24"/>
          <w:szCs w:val="24"/>
        </w:rPr>
        <w:t>客户地址</w:t>
      </w:r>
      <w:r w:rsidRPr="00932EF6">
        <w:rPr>
          <w:rFonts w:asciiTheme="minorEastAsia" w:hAnsiTheme="minorEastAsia" w:hint="eastAsia"/>
          <w:sz w:val="24"/>
          <w:szCs w:val="24"/>
        </w:rPr>
        <w:t>、</w:t>
      </w:r>
      <w:r w:rsidRPr="00932EF6">
        <w:rPr>
          <w:rFonts w:asciiTheme="minorEastAsia" w:hAnsiTheme="minorEastAsia"/>
          <w:sz w:val="24"/>
          <w:szCs w:val="24"/>
        </w:rPr>
        <w:t>客户邮箱</w:t>
      </w:r>
      <w:r w:rsidRPr="00932EF6">
        <w:rPr>
          <w:rFonts w:asciiTheme="minorEastAsia" w:hAnsiTheme="minorEastAsia" w:hint="eastAsia"/>
          <w:sz w:val="24"/>
          <w:szCs w:val="24"/>
        </w:rPr>
        <w:t>、</w:t>
      </w:r>
      <w:r w:rsidRPr="00932EF6">
        <w:rPr>
          <w:rFonts w:asciiTheme="minorEastAsia" w:hAnsiTheme="minorEastAsia"/>
          <w:sz w:val="24"/>
          <w:szCs w:val="24"/>
        </w:rPr>
        <w:t>电脑问题描述</w:t>
      </w:r>
      <w:r w:rsidRPr="00932EF6">
        <w:rPr>
          <w:rFonts w:asciiTheme="minorEastAsia" w:hAnsiTheme="minorEastAsia" w:hint="eastAsia"/>
          <w:sz w:val="24"/>
          <w:szCs w:val="24"/>
        </w:rPr>
        <w:t>。其中UID为每个实体都有的属性，是实体的唯一性标识。客户UID和维修员UID作为外键，用于表示实体之间的联系。</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请假申请实体包含属性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维修员UID</w:t>
      </w:r>
      <w:r w:rsidRPr="00932EF6">
        <w:rPr>
          <w:rFonts w:asciiTheme="minorEastAsia" w:hAnsiTheme="minorEastAsia" w:hint="eastAsia"/>
          <w:sz w:val="24"/>
          <w:szCs w:val="24"/>
        </w:rPr>
        <w:t>、</w:t>
      </w:r>
      <w:r w:rsidRPr="00932EF6">
        <w:rPr>
          <w:rFonts w:asciiTheme="minorEastAsia" w:hAnsiTheme="minorEastAsia"/>
          <w:sz w:val="24"/>
          <w:szCs w:val="24"/>
        </w:rPr>
        <w:t>请假时间</w:t>
      </w:r>
      <w:r w:rsidRPr="00932EF6">
        <w:rPr>
          <w:rFonts w:asciiTheme="minorEastAsia" w:hAnsiTheme="minorEastAsia" w:hint="eastAsia"/>
          <w:sz w:val="24"/>
          <w:szCs w:val="24"/>
        </w:rPr>
        <w:t>、</w:t>
      </w:r>
      <w:r w:rsidRPr="00932EF6">
        <w:rPr>
          <w:rFonts w:asciiTheme="minorEastAsia" w:hAnsiTheme="minorEastAsia"/>
          <w:sz w:val="24"/>
          <w:szCs w:val="24"/>
        </w:rPr>
        <w:t>请假理由</w:t>
      </w:r>
      <w:r w:rsidRPr="00932EF6">
        <w:rPr>
          <w:rFonts w:asciiTheme="minorEastAsia" w:hAnsiTheme="minorEastAsia" w:hint="eastAsia"/>
          <w:sz w:val="24"/>
          <w:szCs w:val="24"/>
        </w:rPr>
        <w:t>、</w:t>
      </w:r>
      <w:r w:rsidRPr="00932EF6">
        <w:rPr>
          <w:rFonts w:asciiTheme="minorEastAsia" w:hAnsiTheme="minorEastAsia"/>
          <w:sz w:val="24"/>
          <w:szCs w:val="24"/>
        </w:rPr>
        <w:t>申请状态</w:t>
      </w:r>
      <w:r w:rsidRPr="00932EF6">
        <w:rPr>
          <w:rFonts w:asciiTheme="minorEastAsia" w:hAnsiTheme="minorEastAsia" w:hint="eastAsia"/>
          <w:sz w:val="24"/>
          <w:szCs w:val="24"/>
        </w:rPr>
        <w:t>。其中UID为每个实体都有的属性，是实体的唯一性标识。维修员UID作为外键，用于表示实体之间的关系。</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管理员实体包含属性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账号</w:t>
      </w:r>
      <w:r w:rsidRPr="00932EF6">
        <w:rPr>
          <w:rFonts w:asciiTheme="minorEastAsia" w:hAnsiTheme="minorEastAsia" w:hint="eastAsia"/>
          <w:sz w:val="24"/>
          <w:szCs w:val="24"/>
        </w:rPr>
        <w:t>、</w:t>
      </w:r>
      <w:r w:rsidRPr="00932EF6">
        <w:rPr>
          <w:rFonts w:asciiTheme="minorEastAsia" w:hAnsiTheme="minorEastAsia"/>
          <w:sz w:val="24"/>
          <w:szCs w:val="24"/>
        </w:rPr>
        <w:t>密码</w:t>
      </w:r>
      <w:r w:rsidRPr="00932EF6">
        <w:rPr>
          <w:rFonts w:asciiTheme="minorEastAsia" w:hAnsiTheme="minorEastAsia" w:hint="eastAsia"/>
          <w:sz w:val="24"/>
          <w:szCs w:val="24"/>
        </w:rPr>
        <w:t>。其中UID为每个实体都有的属性，是实体的唯一性标识。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客户实体与维修单实体之间是一对多关系</w:t>
      </w:r>
      <w:r w:rsidRPr="00932EF6">
        <w:rPr>
          <w:rFonts w:asciiTheme="minorEastAsia" w:hAnsiTheme="minorEastAsia" w:hint="eastAsia"/>
          <w:sz w:val="24"/>
          <w:szCs w:val="24"/>
        </w:rPr>
        <w:t>，</w:t>
      </w:r>
      <w:r w:rsidRPr="00932EF6">
        <w:rPr>
          <w:rFonts w:asciiTheme="minorEastAsia" w:hAnsiTheme="minorEastAsia"/>
          <w:sz w:val="24"/>
          <w:szCs w:val="24"/>
        </w:rPr>
        <w:t>一个客户可以创建多张维修单</w:t>
      </w:r>
      <w:r w:rsidRPr="00932EF6">
        <w:rPr>
          <w:rFonts w:asciiTheme="minorEastAsia" w:hAnsiTheme="minorEastAsia" w:hint="eastAsia"/>
          <w:sz w:val="24"/>
          <w:szCs w:val="24"/>
        </w:rPr>
        <w:t>。</w:t>
      </w:r>
      <w:r w:rsidRPr="00932EF6">
        <w:rPr>
          <w:rFonts w:asciiTheme="minorEastAsia" w:hAnsiTheme="minorEastAsia"/>
          <w:sz w:val="24"/>
          <w:szCs w:val="24"/>
        </w:rPr>
        <w:t>维修员实体与维修单实体之间是一对多关系</w:t>
      </w:r>
      <w:r w:rsidRPr="00932EF6">
        <w:rPr>
          <w:rFonts w:asciiTheme="minorEastAsia" w:hAnsiTheme="minorEastAsia" w:hint="eastAsia"/>
          <w:sz w:val="24"/>
          <w:szCs w:val="24"/>
        </w:rPr>
        <w:t>，</w:t>
      </w:r>
      <w:r w:rsidRPr="00932EF6">
        <w:rPr>
          <w:rFonts w:asciiTheme="minorEastAsia" w:hAnsiTheme="minorEastAsia"/>
          <w:sz w:val="24"/>
          <w:szCs w:val="24"/>
        </w:rPr>
        <w:t>一个维修员可以接受多张维修单</w:t>
      </w:r>
      <w:r w:rsidRPr="00932EF6">
        <w:rPr>
          <w:rFonts w:asciiTheme="minorEastAsia" w:hAnsiTheme="minorEastAsia" w:hint="eastAsia"/>
          <w:sz w:val="24"/>
          <w:szCs w:val="24"/>
        </w:rPr>
        <w:t>。</w:t>
      </w:r>
      <w:r w:rsidRPr="00932EF6">
        <w:rPr>
          <w:rFonts w:asciiTheme="minorEastAsia" w:hAnsiTheme="minorEastAsia"/>
          <w:sz w:val="24"/>
          <w:szCs w:val="24"/>
        </w:rPr>
        <w:t>维修员实体与请假申请实体之间是一对一关系</w:t>
      </w:r>
      <w:r w:rsidRPr="00932EF6">
        <w:rPr>
          <w:rFonts w:asciiTheme="minorEastAsia" w:hAnsiTheme="minorEastAsia" w:hint="eastAsia"/>
          <w:sz w:val="24"/>
          <w:szCs w:val="24"/>
        </w:rPr>
        <w:t>，</w:t>
      </w:r>
      <w:r w:rsidRPr="00932EF6">
        <w:rPr>
          <w:rFonts w:asciiTheme="minorEastAsia" w:hAnsiTheme="minorEastAsia"/>
          <w:sz w:val="24"/>
          <w:szCs w:val="24"/>
        </w:rPr>
        <w:t>一个维修员同时只有一个请假申请</w:t>
      </w:r>
      <w:r w:rsidRPr="00932EF6">
        <w:rPr>
          <w:rFonts w:asciiTheme="minorEastAsia" w:hAnsiTheme="minorEastAsia" w:hint="eastAsia"/>
          <w:sz w:val="24"/>
          <w:szCs w:val="24"/>
        </w:rPr>
        <w:t>。</w:t>
      </w:r>
    </w:p>
    <w:p w:rsidR="007A664E" w:rsidRPr="00932EF6" w:rsidRDefault="007A664E" w:rsidP="00321C1A">
      <w:pPr>
        <w:pStyle w:val="2"/>
      </w:pPr>
      <w:bookmarkStart w:id="48" w:name="_Toc38196313"/>
      <w:r w:rsidRPr="00932EF6">
        <w:rPr>
          <w:rFonts w:hint="eastAsia"/>
        </w:rPr>
        <w:t>5</w:t>
      </w:r>
      <w:r w:rsidRPr="00932EF6">
        <w:t>.4.2</w:t>
      </w:r>
      <w:commentRangeStart w:id="49"/>
      <w:r w:rsidRPr="00932EF6">
        <w:t>数据库表设计</w:t>
      </w:r>
      <w:bookmarkEnd w:id="48"/>
      <w:commentRangeEnd w:id="49"/>
      <w:r w:rsidR="00207838">
        <w:rPr>
          <w:rStyle w:val="ad"/>
          <w:rFonts w:asciiTheme="minorHAnsi" w:eastAsiaTheme="minorEastAsia" w:hAnsiTheme="minorHAnsi" w:cstheme="minorBidi"/>
          <w:b w:val="0"/>
          <w:bCs w:val="0"/>
        </w:rPr>
        <w:commentReference w:id="49"/>
      </w: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本系统数据库包括统管理员</w:t>
      </w:r>
      <w:r w:rsidRPr="00932EF6">
        <w:rPr>
          <w:rFonts w:asciiTheme="minorEastAsia" w:hAnsiTheme="minorEastAsia" w:hint="eastAsia"/>
          <w:sz w:val="24"/>
          <w:szCs w:val="24"/>
        </w:rPr>
        <w:t>、</w:t>
      </w:r>
      <w:r w:rsidRPr="00932EF6">
        <w:rPr>
          <w:rFonts w:asciiTheme="minorEastAsia" w:hAnsiTheme="minorEastAsia"/>
          <w:sz w:val="24"/>
          <w:szCs w:val="24"/>
        </w:rPr>
        <w:t>客户</w:t>
      </w:r>
      <w:r w:rsidRPr="00932EF6">
        <w:rPr>
          <w:rFonts w:asciiTheme="minorEastAsia" w:hAnsiTheme="minorEastAsia" w:hint="eastAsia"/>
          <w:sz w:val="24"/>
          <w:szCs w:val="24"/>
        </w:rPr>
        <w:t>、</w:t>
      </w:r>
      <w:r w:rsidRPr="00932EF6">
        <w:rPr>
          <w:rFonts w:asciiTheme="minorEastAsia" w:hAnsiTheme="minorEastAsia"/>
          <w:sz w:val="24"/>
          <w:szCs w:val="24"/>
        </w:rPr>
        <w:t>维修单</w:t>
      </w:r>
      <w:r w:rsidRPr="00932EF6">
        <w:rPr>
          <w:rFonts w:asciiTheme="minorEastAsia" w:hAnsiTheme="minorEastAsia" w:hint="eastAsia"/>
          <w:sz w:val="24"/>
          <w:szCs w:val="24"/>
        </w:rPr>
        <w:t>、</w:t>
      </w:r>
      <w:r w:rsidRPr="00932EF6">
        <w:rPr>
          <w:rFonts w:asciiTheme="minorEastAsia" w:hAnsiTheme="minorEastAsia"/>
          <w:sz w:val="24"/>
          <w:szCs w:val="24"/>
        </w:rPr>
        <w:t>维修员</w:t>
      </w:r>
      <w:r w:rsidRPr="00932EF6">
        <w:rPr>
          <w:rFonts w:asciiTheme="minorEastAsia" w:hAnsiTheme="minorEastAsia" w:hint="eastAsia"/>
          <w:sz w:val="24"/>
          <w:szCs w:val="24"/>
        </w:rPr>
        <w:t>、</w:t>
      </w:r>
      <w:r w:rsidRPr="00932EF6">
        <w:rPr>
          <w:rFonts w:asciiTheme="minorEastAsia" w:hAnsiTheme="minorEastAsia"/>
          <w:sz w:val="24"/>
          <w:szCs w:val="24"/>
        </w:rPr>
        <w:t>请假申请五张表</w:t>
      </w:r>
      <w:r w:rsidRPr="00932EF6">
        <w:rPr>
          <w:rFonts w:asciiTheme="minorEastAsia" w:hAnsiTheme="minorEastAsia" w:hint="eastAsia"/>
          <w:sz w:val="24"/>
          <w:szCs w:val="24"/>
        </w:rPr>
        <w:t>。</w:t>
      </w:r>
      <w:r w:rsidRPr="00932EF6">
        <w:rPr>
          <w:rFonts w:asciiTheme="minorEastAsia" w:hAnsiTheme="minorEastAsia"/>
          <w:sz w:val="24"/>
          <w:szCs w:val="24"/>
        </w:rPr>
        <w:t>本系统使用MySQL数据库</w:t>
      </w:r>
      <w:r w:rsidRPr="00932EF6">
        <w:rPr>
          <w:rFonts w:asciiTheme="minorEastAsia" w:hAnsiTheme="minorEastAsia" w:hint="eastAsia"/>
          <w:sz w:val="24"/>
          <w:szCs w:val="24"/>
        </w:rPr>
        <w:t>。</w:t>
      </w:r>
    </w:p>
    <w:p w:rsidR="002F26DA" w:rsidRPr="00932EF6"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系统管理员表。</w:t>
      </w:r>
    </w:p>
    <w:tbl>
      <w:tblPr>
        <w:tblStyle w:val="PlainTable1"/>
        <w:tblW w:w="0" w:type="auto"/>
        <w:tblLook w:val="04A0"/>
      </w:tblPr>
      <w:tblGrid>
        <w:gridCol w:w="2392"/>
        <w:gridCol w:w="2392"/>
        <w:gridCol w:w="2393"/>
        <w:gridCol w:w="2393"/>
      </w:tblGrid>
      <w:tr w:rsidR="002F26DA" w:rsidTr="004630E3">
        <w:trPr>
          <w:cnfStyle w:val="100000000000"/>
        </w:trPr>
        <w:tc>
          <w:tcPr>
            <w:cnfStyle w:val="00100000000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Pr="00552DC1" w:rsidRDefault="002F26DA" w:rsidP="002C015F">
            <w:pPr>
              <w:spacing w:line="400" w:lineRule="exact"/>
              <w:cnfStyle w:val="10000000000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trPr>
        <w:tc>
          <w:tcPr>
            <w:cnfStyle w:val="001000000000"/>
            <w:tcW w:w="2392" w:type="dxa"/>
          </w:tcPr>
          <w:p w:rsidR="002F26DA" w:rsidRPr="00552DC1" w:rsidRDefault="002F26DA" w:rsidP="002C015F">
            <w:pPr>
              <w:spacing w:line="400" w:lineRule="exact"/>
              <w:rPr>
                <w:rFonts w:asciiTheme="minorEastAsia" w:eastAsiaTheme="minorEastAsia" w:hAnsiTheme="minorEastAsia"/>
                <w:b w:val="0"/>
                <w:sz w:val="21"/>
                <w:szCs w:val="21"/>
              </w:rPr>
            </w:pPr>
            <w:r w:rsidRPr="00552DC1">
              <w:rPr>
                <w:rFonts w:asciiTheme="minorEastAsia" w:eastAsiaTheme="minorEastAsia" w:hAnsiTheme="minorEastAsia"/>
                <w:b w:val="0"/>
                <w:sz w:val="21"/>
                <w:szCs w:val="21"/>
              </w:rPr>
              <w:t>admin_id</w:t>
            </w:r>
          </w:p>
        </w:tc>
        <w:tc>
          <w:tcPr>
            <w:tcW w:w="2392" w:type="dxa"/>
          </w:tcPr>
          <w:p w:rsidR="002F26DA" w:rsidRPr="00932EF6" w:rsidRDefault="002F26DA" w:rsidP="002C015F">
            <w:pPr>
              <w:spacing w:line="400" w:lineRule="exact"/>
              <w:cnfStyle w:val="000000100000"/>
              <w:rPr>
                <w:rFonts w:asciiTheme="minorEastAsia" w:eastAsiaTheme="minorEastAsia" w:hAnsiTheme="minorEastAsia"/>
                <w:sz w:val="21"/>
                <w:szCs w:val="21"/>
              </w:rPr>
            </w:pPr>
            <w:r w:rsidRPr="00932EF6">
              <w:rPr>
                <w:rFonts w:asciiTheme="minorEastAsia" w:eastAsiaTheme="minorEastAsia" w:hAnsiTheme="minorEastAsia" w:hint="eastAsia"/>
                <w:sz w:val="21"/>
                <w:szCs w:val="21"/>
              </w:rPr>
              <w:t>i</w:t>
            </w:r>
            <w:r w:rsidRPr="00932EF6">
              <w:rPr>
                <w:rFonts w:asciiTheme="minorEastAsia" w:eastAsiaTheme="minorEastAsia" w:hAnsiTheme="minorEastAsia"/>
                <w:sz w:val="21"/>
                <w:szCs w:val="21"/>
              </w:rPr>
              <w:t>nt</w:t>
            </w:r>
          </w:p>
        </w:tc>
        <w:tc>
          <w:tcPr>
            <w:tcW w:w="2393" w:type="dxa"/>
          </w:tcPr>
          <w:p w:rsidR="002F26DA" w:rsidRPr="006501A7" w:rsidRDefault="002F26DA" w:rsidP="002C015F">
            <w:pPr>
              <w:spacing w:line="400" w:lineRule="exact"/>
              <w:cnfStyle w:val="00000010000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否</w:t>
            </w:r>
          </w:p>
        </w:tc>
        <w:tc>
          <w:tcPr>
            <w:tcW w:w="2393" w:type="dxa"/>
          </w:tcPr>
          <w:p w:rsidR="002F26DA" w:rsidRPr="006501A7" w:rsidRDefault="002F26DA" w:rsidP="002C015F">
            <w:pPr>
              <w:spacing w:line="400" w:lineRule="exact"/>
              <w:cnfStyle w:val="000000100000"/>
              <w:rPr>
                <w:sz w:val="21"/>
                <w:szCs w:val="21"/>
              </w:rPr>
            </w:pPr>
            <w:r w:rsidRPr="006501A7">
              <w:rPr>
                <w:rFonts w:hint="eastAsia"/>
                <w:sz w:val="21"/>
                <w:szCs w:val="21"/>
              </w:rPr>
              <w:t>管理员唯一标识，主键</w:t>
            </w:r>
          </w:p>
        </w:tc>
      </w:tr>
      <w:tr w:rsidR="002F26DA" w:rsidTr="004630E3">
        <w:tc>
          <w:tcPr>
            <w:cnfStyle w:val="001000000000"/>
            <w:tcW w:w="2392"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asciiTheme="minorEastAsia" w:eastAsiaTheme="minorEastAsia" w:hAnsiTheme="minorEastAsia"/>
                <w:b w:val="0"/>
                <w:sz w:val="21"/>
                <w:szCs w:val="21"/>
              </w:rPr>
              <w:t>admin_account</w:t>
            </w:r>
          </w:p>
        </w:tc>
        <w:tc>
          <w:tcPr>
            <w:tcW w:w="2392" w:type="dxa"/>
          </w:tcPr>
          <w:p w:rsidR="002F26DA" w:rsidRPr="006501A7" w:rsidRDefault="002F26DA" w:rsidP="002C015F">
            <w:pPr>
              <w:spacing w:line="400" w:lineRule="exact"/>
              <w:cnfStyle w:val="000000000000"/>
              <w:rPr>
                <w:rFonts w:asciiTheme="minorEastAsia" w:eastAsiaTheme="minorEastAsia" w:hAnsiTheme="minorEastAsia"/>
                <w:sz w:val="21"/>
                <w:szCs w:val="21"/>
              </w:rPr>
            </w:pPr>
            <w:r w:rsidRPr="006501A7">
              <w:rPr>
                <w:rFonts w:asciiTheme="minorEastAsia" w:eastAsiaTheme="minorEastAsia" w:hAnsiTheme="minorEastAsia"/>
                <w:sz w:val="21"/>
                <w:szCs w:val="21"/>
              </w:rPr>
              <w:t>string</w:t>
            </w:r>
          </w:p>
        </w:tc>
        <w:tc>
          <w:tcPr>
            <w:tcW w:w="2393" w:type="dxa"/>
          </w:tcPr>
          <w:p w:rsidR="002F26DA" w:rsidRPr="006501A7" w:rsidRDefault="002F26DA" w:rsidP="002C015F">
            <w:pPr>
              <w:spacing w:line="400" w:lineRule="exact"/>
              <w:cnfStyle w:val="00000000000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000000"/>
              <w:rPr>
                <w:sz w:val="21"/>
                <w:szCs w:val="21"/>
              </w:rPr>
            </w:pPr>
            <w:r w:rsidRPr="006501A7">
              <w:rPr>
                <w:rFonts w:hint="eastAsia"/>
                <w:sz w:val="21"/>
                <w:szCs w:val="21"/>
              </w:rPr>
              <w:t>管理员账号</w:t>
            </w:r>
          </w:p>
        </w:tc>
      </w:tr>
      <w:tr w:rsidR="002F26DA" w:rsidTr="004630E3">
        <w:trPr>
          <w:cnfStyle w:val="000000100000"/>
        </w:trPr>
        <w:tc>
          <w:tcPr>
            <w:cnfStyle w:val="001000000000"/>
            <w:tcW w:w="2392"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asciiTheme="minorEastAsia" w:eastAsiaTheme="minorEastAsia" w:hAnsiTheme="minorEastAsia"/>
                <w:b w:val="0"/>
                <w:sz w:val="21"/>
                <w:szCs w:val="21"/>
              </w:rPr>
              <w:t>admin_password</w:t>
            </w:r>
          </w:p>
        </w:tc>
        <w:tc>
          <w:tcPr>
            <w:tcW w:w="2392" w:type="dxa"/>
          </w:tcPr>
          <w:p w:rsidR="002F26DA" w:rsidRPr="006501A7" w:rsidRDefault="002F26DA" w:rsidP="002C015F">
            <w:pPr>
              <w:spacing w:line="400" w:lineRule="exact"/>
              <w:cnfStyle w:val="00000010000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s</w:t>
            </w:r>
            <w:r w:rsidRPr="006501A7">
              <w:rPr>
                <w:rFonts w:asciiTheme="minorEastAsia" w:eastAsiaTheme="minorEastAsia" w:hAnsiTheme="minorEastAsia"/>
                <w:sz w:val="21"/>
                <w:szCs w:val="21"/>
              </w:rPr>
              <w:t>tring</w:t>
            </w:r>
          </w:p>
        </w:tc>
        <w:tc>
          <w:tcPr>
            <w:tcW w:w="2393" w:type="dxa"/>
          </w:tcPr>
          <w:p w:rsidR="002F26DA" w:rsidRPr="006501A7" w:rsidRDefault="002F26DA" w:rsidP="002C015F">
            <w:pPr>
              <w:spacing w:line="400" w:lineRule="exact"/>
              <w:cnfStyle w:val="00000010000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rPr>
                <w:sz w:val="21"/>
                <w:szCs w:val="21"/>
              </w:rPr>
            </w:pPr>
            <w:r w:rsidRPr="006501A7">
              <w:rPr>
                <w:rFonts w:hint="eastAsia"/>
                <w:sz w:val="21"/>
                <w:szCs w:val="21"/>
              </w:rPr>
              <w:t>管理员密码</w:t>
            </w:r>
          </w:p>
        </w:tc>
      </w:tr>
    </w:tbl>
    <w:p w:rsidR="002F26DA" w:rsidRPr="00303A72" w:rsidRDefault="002F26DA" w:rsidP="002C015F">
      <w:pPr>
        <w:ind w:left="420"/>
        <w:rPr>
          <w:rFonts w:ascii="Adobe 黑体 Std R" w:eastAsia="Adobe 黑体 Std R" w:hAnsi="Adobe 黑体 Std R"/>
          <w:szCs w:val="21"/>
        </w:rPr>
      </w:pPr>
      <w:r>
        <w:rPr>
          <w:rFonts w:hint="eastAsia"/>
        </w:rPr>
        <w:t xml:space="preserve"> </w:t>
      </w:r>
      <w:r>
        <w:t xml:space="preserve">                                 </w:t>
      </w:r>
      <w:commentRangeStart w:id="50"/>
      <w:r w:rsidRPr="00552DC1">
        <w:rPr>
          <w:rFonts w:asciiTheme="minorEastAsia" w:hAnsiTheme="minorEastAsia"/>
          <w:sz w:val="24"/>
          <w:szCs w:val="24"/>
        </w:rPr>
        <w:t>表</w:t>
      </w:r>
      <w:r w:rsidR="00A90A0E" w:rsidRPr="00552DC1">
        <w:rPr>
          <w:rFonts w:asciiTheme="minorEastAsia" w:hAnsiTheme="minorEastAsia"/>
          <w:sz w:val="24"/>
          <w:szCs w:val="24"/>
        </w:rPr>
        <w:t>5</w:t>
      </w:r>
      <w:r w:rsidRPr="00552DC1">
        <w:rPr>
          <w:rFonts w:asciiTheme="minorEastAsia" w:hAnsiTheme="minorEastAsia" w:hint="eastAsia"/>
          <w:sz w:val="24"/>
          <w:szCs w:val="24"/>
        </w:rPr>
        <w:t>-</w:t>
      </w:r>
      <w:r w:rsidRPr="00552DC1">
        <w:rPr>
          <w:rFonts w:asciiTheme="minorEastAsia" w:hAnsiTheme="minorEastAsia"/>
          <w:sz w:val="24"/>
          <w:szCs w:val="24"/>
        </w:rPr>
        <w:t>1 admin表</w:t>
      </w:r>
      <w:commentRangeEnd w:id="50"/>
      <w:r w:rsidR="00207838">
        <w:rPr>
          <w:rStyle w:val="ad"/>
        </w:rPr>
        <w:commentReference w:id="50"/>
      </w:r>
    </w:p>
    <w:p w:rsidR="006501A7" w:rsidRPr="006501A7" w:rsidRDefault="006501A7" w:rsidP="002C015F">
      <w:pPr>
        <w:ind w:left="420"/>
        <w:rPr>
          <w:rFonts w:asciiTheme="minorEastAsia" w:hAnsiTheme="minorEastAsia"/>
          <w:sz w:val="24"/>
          <w:szCs w:val="24"/>
        </w:rPr>
      </w:pPr>
    </w:p>
    <w:p w:rsidR="002F26DA" w:rsidRPr="006501A7"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6501A7">
        <w:rPr>
          <w:rFonts w:asciiTheme="minorEastAsia" w:eastAsiaTheme="minorEastAsia" w:hAnsiTheme="minorEastAsia"/>
          <w:sz w:val="24"/>
          <w:szCs w:val="24"/>
        </w:rPr>
        <w:t>客户表</w:t>
      </w:r>
      <w:r w:rsidRPr="006501A7">
        <w:rPr>
          <w:rFonts w:asciiTheme="minorEastAsia" w:eastAsiaTheme="minorEastAsia" w:hAnsiTheme="minorEastAsia" w:hint="eastAsia"/>
          <w:sz w:val="24"/>
          <w:szCs w:val="24"/>
        </w:rPr>
        <w:t>。</w:t>
      </w:r>
    </w:p>
    <w:tbl>
      <w:tblPr>
        <w:tblStyle w:val="PlainTable1"/>
        <w:tblW w:w="0" w:type="auto"/>
        <w:tblLook w:val="04A0"/>
      </w:tblPr>
      <w:tblGrid>
        <w:gridCol w:w="2392"/>
        <w:gridCol w:w="2392"/>
        <w:gridCol w:w="2393"/>
        <w:gridCol w:w="2393"/>
      </w:tblGrid>
      <w:tr w:rsidR="002F26DA" w:rsidTr="004630E3">
        <w:trPr>
          <w:cnfStyle w:val="100000000000"/>
        </w:trPr>
        <w:tc>
          <w:tcPr>
            <w:cnfStyle w:val="001000000000"/>
            <w:tcW w:w="2392" w:type="dxa"/>
          </w:tcPr>
          <w:p w:rsidR="002F26DA" w:rsidRPr="00552DC1" w:rsidRDefault="002F26DA" w:rsidP="002C015F">
            <w:pPr>
              <w:tabs>
                <w:tab w:val="right" w:pos="2158"/>
              </w:tabs>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r w:rsidRPr="00552DC1">
              <w:rPr>
                <w:rFonts w:ascii="Adobe 黑体 Std R" w:eastAsia="Adobe 黑体 Std R" w:hAnsi="Adobe 黑体 Std R"/>
                <w:b w:val="0"/>
                <w:sz w:val="21"/>
                <w:szCs w:val="21"/>
              </w:rPr>
              <w:tab/>
            </w:r>
          </w:p>
        </w:tc>
        <w:tc>
          <w:tcPr>
            <w:tcW w:w="2392" w:type="dxa"/>
          </w:tcPr>
          <w:p w:rsidR="002F26DA" w:rsidRPr="00552DC1" w:rsidRDefault="002F26DA" w:rsidP="002C015F">
            <w:pPr>
              <w:spacing w:line="400" w:lineRule="exact"/>
              <w:cnfStyle w:val="10000000000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trPr>
        <w:tc>
          <w:tcPr>
            <w:cnfStyle w:val="001000000000"/>
            <w:tcW w:w="2392" w:type="dxa"/>
          </w:tcPr>
          <w:p w:rsidR="002F26DA" w:rsidRPr="00552DC1" w:rsidRDefault="002F26DA" w:rsidP="002C015F">
            <w:pPr>
              <w:spacing w:line="400" w:lineRule="exact"/>
              <w:rPr>
                <w:rFonts w:asciiTheme="minorEastAsia" w:eastAsiaTheme="minorEastAsia" w:hAnsiTheme="minorEastAsia"/>
                <w:b w:val="0"/>
                <w:sz w:val="21"/>
                <w:szCs w:val="21"/>
              </w:rPr>
            </w:pPr>
            <w:r w:rsidRPr="00552DC1">
              <w:rPr>
                <w:rFonts w:asciiTheme="minorEastAsia" w:eastAsiaTheme="minorEastAsia" w:hAnsiTheme="minorEastAsia"/>
                <w:b w:val="0"/>
                <w:sz w:val="21"/>
                <w:szCs w:val="21"/>
              </w:rPr>
              <w:t>customer_id</w:t>
            </w:r>
          </w:p>
        </w:tc>
        <w:tc>
          <w:tcPr>
            <w:tcW w:w="2392" w:type="dxa"/>
          </w:tcPr>
          <w:p w:rsidR="002F26DA" w:rsidRPr="006501A7" w:rsidRDefault="002F26DA" w:rsidP="002C015F">
            <w:pPr>
              <w:spacing w:line="400" w:lineRule="exact"/>
              <w:cnfStyle w:val="00000010000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i</w:t>
            </w:r>
            <w:r w:rsidRPr="006501A7">
              <w:rPr>
                <w:rFonts w:asciiTheme="minorEastAsia" w:eastAsiaTheme="minorEastAsia" w:hAnsiTheme="minorEastAsia"/>
                <w:sz w:val="21"/>
                <w:szCs w:val="21"/>
              </w:rPr>
              <w:t>nt</w:t>
            </w:r>
          </w:p>
        </w:tc>
        <w:tc>
          <w:tcPr>
            <w:tcW w:w="2393" w:type="dxa"/>
          </w:tcPr>
          <w:p w:rsidR="002F26DA" w:rsidRPr="006501A7" w:rsidRDefault="002F26DA" w:rsidP="002C015F">
            <w:pPr>
              <w:spacing w:line="400" w:lineRule="exact"/>
              <w:cnfStyle w:val="00000010000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rPr>
                <w:sz w:val="21"/>
                <w:szCs w:val="21"/>
              </w:rPr>
            </w:pPr>
            <w:r w:rsidRPr="006501A7">
              <w:rPr>
                <w:rFonts w:hint="eastAsia"/>
                <w:sz w:val="21"/>
                <w:szCs w:val="21"/>
              </w:rPr>
              <w:t>客户唯一标识，主键</w:t>
            </w:r>
          </w:p>
        </w:tc>
      </w:tr>
      <w:tr w:rsidR="002F26DA" w:rsidTr="004630E3">
        <w:tc>
          <w:tcPr>
            <w:cnfStyle w:val="00100000000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customer_account</w:t>
            </w:r>
          </w:p>
        </w:tc>
        <w:tc>
          <w:tcPr>
            <w:tcW w:w="2392" w:type="dxa"/>
          </w:tcPr>
          <w:p w:rsidR="002F26DA" w:rsidRPr="006501A7" w:rsidRDefault="002F26DA" w:rsidP="002C015F">
            <w:pPr>
              <w:spacing w:line="400" w:lineRule="exact"/>
              <w:cnfStyle w:val="00000000000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00000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rPr>
                <w:sz w:val="21"/>
                <w:szCs w:val="21"/>
              </w:rPr>
            </w:pPr>
            <w:r w:rsidRPr="006501A7">
              <w:rPr>
                <w:rFonts w:hint="eastAsia"/>
                <w:sz w:val="21"/>
                <w:szCs w:val="21"/>
              </w:rPr>
              <w:t>客户账号</w:t>
            </w:r>
          </w:p>
        </w:tc>
      </w:tr>
      <w:tr w:rsidR="002F26DA" w:rsidTr="004630E3">
        <w:trPr>
          <w:cnfStyle w:val="000000100000"/>
        </w:trPr>
        <w:tc>
          <w:tcPr>
            <w:cnfStyle w:val="00100000000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customer_password</w:t>
            </w:r>
          </w:p>
        </w:tc>
        <w:tc>
          <w:tcPr>
            <w:tcW w:w="2392" w:type="dxa"/>
          </w:tcPr>
          <w:p w:rsidR="002F26DA" w:rsidRPr="006501A7" w:rsidRDefault="002F26DA" w:rsidP="002C015F">
            <w:pPr>
              <w:spacing w:line="400" w:lineRule="exact"/>
              <w:cnfStyle w:val="00000010000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100000"/>
              <w:rPr>
                <w:sz w:val="21"/>
                <w:szCs w:val="21"/>
              </w:rPr>
            </w:pPr>
            <w:r w:rsidRPr="006501A7">
              <w:rPr>
                <w:rFonts w:hint="eastAsia"/>
                <w:sz w:val="21"/>
                <w:szCs w:val="21"/>
              </w:rPr>
              <w:t>客户密码</w:t>
            </w:r>
          </w:p>
        </w:tc>
      </w:tr>
      <w:tr w:rsidR="002F26DA" w:rsidTr="004630E3">
        <w:tc>
          <w:tcPr>
            <w:cnfStyle w:val="00100000000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6501A7" w:rsidRDefault="002F26DA" w:rsidP="006501A7">
            <w:pPr>
              <w:tabs>
                <w:tab w:val="center" w:pos="1055"/>
              </w:tabs>
              <w:spacing w:line="400" w:lineRule="exact"/>
              <w:cnfStyle w:val="00000000000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r w:rsidR="006501A7" w:rsidRPr="006501A7">
              <w:rPr>
                <w:rFonts w:ascii="宋体" w:hAnsi="宋体"/>
                <w:sz w:val="21"/>
                <w:szCs w:val="21"/>
              </w:rPr>
              <w:tab/>
            </w:r>
          </w:p>
        </w:tc>
        <w:tc>
          <w:tcPr>
            <w:tcW w:w="2393" w:type="dxa"/>
          </w:tcPr>
          <w:p w:rsidR="002F26DA" w:rsidRPr="006501A7" w:rsidRDefault="002F26DA" w:rsidP="002C015F">
            <w:pPr>
              <w:spacing w:line="400" w:lineRule="exact"/>
              <w:cnfStyle w:val="00000000000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rPr>
                <w:sz w:val="21"/>
                <w:szCs w:val="21"/>
              </w:rPr>
            </w:pPr>
            <w:r w:rsidRPr="006501A7">
              <w:rPr>
                <w:rFonts w:hint="eastAsia"/>
                <w:sz w:val="21"/>
                <w:szCs w:val="21"/>
              </w:rPr>
              <w:t>客户地址</w:t>
            </w:r>
          </w:p>
        </w:tc>
      </w:tr>
      <w:tr w:rsidR="002F26DA" w:rsidTr="004630E3">
        <w:trPr>
          <w:cnfStyle w:val="000000100000"/>
        </w:trPr>
        <w:tc>
          <w:tcPr>
            <w:cnfStyle w:val="00100000000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6501A7" w:rsidRDefault="002F26DA" w:rsidP="002C015F">
            <w:pPr>
              <w:spacing w:line="400" w:lineRule="exact"/>
              <w:cnfStyle w:val="00000010000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rPr>
                <w:sz w:val="21"/>
                <w:szCs w:val="21"/>
              </w:rPr>
            </w:pPr>
            <w:r w:rsidRPr="006501A7">
              <w:rPr>
                <w:rFonts w:hint="eastAsia"/>
                <w:sz w:val="21"/>
                <w:szCs w:val="21"/>
              </w:rPr>
              <w:t>是</w:t>
            </w:r>
          </w:p>
        </w:tc>
        <w:tc>
          <w:tcPr>
            <w:tcW w:w="2393" w:type="dxa"/>
          </w:tcPr>
          <w:p w:rsidR="002F26DA" w:rsidRPr="006501A7" w:rsidRDefault="002F26DA" w:rsidP="002C015F">
            <w:pPr>
              <w:spacing w:line="400" w:lineRule="exact"/>
              <w:cnfStyle w:val="000000100000"/>
              <w:rPr>
                <w:sz w:val="21"/>
                <w:szCs w:val="21"/>
              </w:rPr>
            </w:pPr>
            <w:r w:rsidRPr="006501A7">
              <w:rPr>
                <w:rFonts w:hint="eastAsia"/>
                <w:sz w:val="21"/>
                <w:szCs w:val="21"/>
              </w:rPr>
              <w:t>客户电子邮箱</w:t>
            </w:r>
          </w:p>
        </w:tc>
      </w:tr>
      <w:tr w:rsidR="002F26DA" w:rsidTr="004630E3">
        <w:tc>
          <w:tcPr>
            <w:cnfStyle w:val="00100000000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lastRenderedPageBreak/>
              <w:t>customer_name</w:t>
            </w:r>
          </w:p>
        </w:tc>
        <w:tc>
          <w:tcPr>
            <w:tcW w:w="2392" w:type="dxa"/>
          </w:tcPr>
          <w:p w:rsidR="002F26DA" w:rsidRPr="00A90A0E" w:rsidRDefault="002F26DA" w:rsidP="002C015F">
            <w:pPr>
              <w:spacing w:line="400" w:lineRule="exact"/>
              <w:cnfStyle w:val="000000000000"/>
              <w:rPr>
                <w:rFonts w:ascii="宋体" w:hAnsi="宋体"/>
                <w:sz w:val="21"/>
                <w:szCs w:val="21"/>
              </w:rPr>
            </w:pPr>
            <w:r w:rsidRPr="00A90A0E">
              <w:rPr>
                <w:rFonts w:ascii="宋体" w:hAnsi="宋体" w:hint="eastAsia"/>
                <w:sz w:val="21"/>
                <w:szCs w:val="21"/>
              </w:rPr>
              <w:t>s</w:t>
            </w:r>
            <w:r w:rsidRPr="00A90A0E">
              <w:rPr>
                <w:rFonts w:ascii="宋体" w:hAnsi="宋体"/>
                <w:sz w:val="21"/>
                <w:szCs w:val="21"/>
              </w:rPr>
              <w:t>tring</w:t>
            </w:r>
          </w:p>
        </w:tc>
        <w:tc>
          <w:tcPr>
            <w:tcW w:w="2393" w:type="dxa"/>
          </w:tcPr>
          <w:p w:rsidR="002F26DA" w:rsidRPr="00A90A0E" w:rsidRDefault="002F26DA" w:rsidP="002C015F">
            <w:pPr>
              <w:spacing w:line="400" w:lineRule="exact"/>
              <w:cnfStyle w:val="000000000000"/>
              <w:rPr>
                <w:sz w:val="21"/>
                <w:szCs w:val="21"/>
              </w:rPr>
            </w:pPr>
            <w:r w:rsidRPr="00A90A0E">
              <w:rPr>
                <w:rFonts w:hint="eastAsia"/>
                <w:sz w:val="21"/>
                <w:szCs w:val="21"/>
              </w:rPr>
              <w:t>否</w:t>
            </w:r>
          </w:p>
        </w:tc>
        <w:tc>
          <w:tcPr>
            <w:tcW w:w="2393" w:type="dxa"/>
          </w:tcPr>
          <w:p w:rsidR="002F26DA" w:rsidRPr="00A90A0E" w:rsidRDefault="002F26DA" w:rsidP="002C015F">
            <w:pPr>
              <w:spacing w:line="400" w:lineRule="exact"/>
              <w:cnfStyle w:val="000000000000"/>
              <w:rPr>
                <w:sz w:val="21"/>
                <w:szCs w:val="21"/>
              </w:rPr>
            </w:pPr>
            <w:r w:rsidRPr="00A90A0E">
              <w:rPr>
                <w:rFonts w:hint="eastAsia"/>
                <w:sz w:val="21"/>
                <w:szCs w:val="21"/>
              </w:rPr>
              <w:t>客户姓名</w:t>
            </w:r>
          </w:p>
        </w:tc>
      </w:tr>
    </w:tbl>
    <w:p w:rsidR="002F26DA" w:rsidRPr="006501A7" w:rsidRDefault="002F26DA" w:rsidP="002C015F">
      <w:pPr>
        <w:rPr>
          <w:rFonts w:asciiTheme="minorEastAsia" w:hAnsiTheme="minorEastAsia"/>
          <w:sz w:val="24"/>
          <w:szCs w:val="24"/>
        </w:rPr>
      </w:pPr>
      <w:r>
        <w:tab/>
        <w:t xml:space="preserve">                                  </w:t>
      </w:r>
      <w:r w:rsidRPr="006501A7">
        <w:rPr>
          <w:rFonts w:asciiTheme="minorEastAsia" w:hAnsiTheme="minorEastAsia"/>
          <w:sz w:val="24"/>
          <w:szCs w:val="24"/>
        </w:rPr>
        <w:t>表</w:t>
      </w:r>
      <w:r w:rsidR="00A90A0E">
        <w:rPr>
          <w:rFonts w:asciiTheme="minorEastAsia" w:hAnsiTheme="minorEastAsia"/>
          <w:sz w:val="24"/>
          <w:szCs w:val="24"/>
        </w:rPr>
        <w:t>5</w:t>
      </w:r>
      <w:r w:rsidRPr="006501A7">
        <w:rPr>
          <w:rFonts w:asciiTheme="minorEastAsia" w:hAnsiTheme="minorEastAsia" w:hint="eastAsia"/>
          <w:sz w:val="24"/>
          <w:szCs w:val="24"/>
        </w:rPr>
        <w:t>-</w:t>
      </w:r>
      <w:r w:rsidRPr="006501A7">
        <w:rPr>
          <w:rFonts w:asciiTheme="minorEastAsia" w:hAnsiTheme="minorEastAsia"/>
          <w:sz w:val="24"/>
          <w:szCs w:val="24"/>
        </w:rPr>
        <w:t>2 customer表</w:t>
      </w:r>
    </w:p>
    <w:p w:rsidR="002F26DA" w:rsidRDefault="002F26DA" w:rsidP="002C015F"/>
    <w:p w:rsidR="002F26DA" w:rsidRPr="00A90A0E" w:rsidRDefault="002F26DA" w:rsidP="002C015F">
      <w:pPr>
        <w:ind w:firstLine="420"/>
        <w:rPr>
          <w:rFonts w:asciiTheme="minorEastAsia" w:hAnsiTheme="minorEastAsia"/>
          <w:sz w:val="24"/>
          <w:szCs w:val="24"/>
        </w:rPr>
      </w:pPr>
      <w:r w:rsidRPr="00A90A0E">
        <w:rPr>
          <w:rFonts w:asciiTheme="minorEastAsia" w:hAnsiTheme="minorEastAsia"/>
          <w:sz w:val="24"/>
          <w:szCs w:val="24"/>
        </w:rPr>
        <w:t>customer_email字段允许为空</w:t>
      </w:r>
      <w:r w:rsidRPr="00A90A0E">
        <w:rPr>
          <w:rFonts w:asciiTheme="minorEastAsia" w:hAnsiTheme="minorEastAsia" w:hint="eastAsia"/>
          <w:sz w:val="24"/>
          <w:szCs w:val="24"/>
        </w:rPr>
        <w:t>，</w:t>
      </w:r>
      <w:r w:rsidRPr="00A90A0E">
        <w:rPr>
          <w:rFonts w:asciiTheme="minorEastAsia" w:hAnsiTheme="minorEastAsia"/>
          <w:sz w:val="24"/>
          <w:szCs w:val="24"/>
        </w:rPr>
        <w:t>为空时联系通过手机短信即账号</w:t>
      </w:r>
      <w:r w:rsidRPr="00A90A0E">
        <w:rPr>
          <w:rFonts w:asciiTheme="minorEastAsia" w:hAnsiTheme="minorEastAsia" w:hint="eastAsia"/>
          <w:sz w:val="24"/>
          <w:szCs w:val="24"/>
        </w:rPr>
        <w:t>。</w:t>
      </w:r>
    </w:p>
    <w:p w:rsidR="00A90A0E" w:rsidRPr="00C91ADC" w:rsidRDefault="002F26DA" w:rsidP="00C91ADC">
      <w:pPr>
        <w:pStyle w:val="a6"/>
        <w:numPr>
          <w:ilvl w:val="0"/>
          <w:numId w:val="13"/>
        </w:numPr>
        <w:spacing w:line="400" w:lineRule="exact"/>
        <w:ind w:firstLineChars="0"/>
        <w:rPr>
          <w:rFonts w:asciiTheme="minorEastAsia" w:eastAsiaTheme="minorEastAsia" w:hAnsiTheme="minorEastAsia"/>
          <w:sz w:val="24"/>
          <w:szCs w:val="24"/>
        </w:rPr>
      </w:pPr>
      <w:r w:rsidRPr="00A90A0E">
        <w:rPr>
          <w:rFonts w:asciiTheme="minorEastAsia" w:eastAsiaTheme="minorEastAsia" w:hAnsiTheme="minorEastAsia"/>
          <w:sz w:val="24"/>
          <w:szCs w:val="24"/>
        </w:rPr>
        <w:t>维修单表</w:t>
      </w:r>
      <w:r w:rsidRPr="00A90A0E">
        <w:rPr>
          <w:rFonts w:asciiTheme="minorEastAsia" w:eastAsiaTheme="minorEastAsia" w:hAnsiTheme="minorEastAsia" w:hint="eastAsia"/>
          <w:sz w:val="24"/>
          <w:szCs w:val="24"/>
        </w:rPr>
        <w:t>。</w:t>
      </w:r>
    </w:p>
    <w:tbl>
      <w:tblPr>
        <w:tblStyle w:val="PlainTable1"/>
        <w:tblW w:w="0" w:type="auto"/>
        <w:tblLook w:val="04A0"/>
      </w:tblPr>
      <w:tblGrid>
        <w:gridCol w:w="2392"/>
        <w:gridCol w:w="2392"/>
        <w:gridCol w:w="2393"/>
        <w:gridCol w:w="2393"/>
      </w:tblGrid>
      <w:tr w:rsidR="002F26DA" w:rsidTr="004630E3">
        <w:trPr>
          <w:cnfStyle w:val="100000000000"/>
        </w:trPr>
        <w:tc>
          <w:tcPr>
            <w:cnfStyle w:val="00100000000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Default="002F26DA" w:rsidP="002C015F">
            <w:pPr>
              <w:spacing w:line="400" w:lineRule="exact"/>
              <w:cnfStyle w:val="100000000000"/>
            </w:pPr>
            <w:r w:rsidRPr="00552DC1">
              <w:rPr>
                <w:rFonts w:ascii="Adobe 黑体 Std R" w:eastAsia="Adobe 黑体 Std R" w:hAnsi="Adobe 黑体 Std R" w:hint="eastAsia"/>
                <w:b w:val="0"/>
                <w:sz w:val="21"/>
                <w:szCs w:val="21"/>
              </w:rPr>
              <w:t>数据类型</w:t>
            </w:r>
          </w:p>
        </w:tc>
        <w:tc>
          <w:tcPr>
            <w:tcW w:w="2393" w:type="dxa"/>
          </w:tcPr>
          <w:p w:rsidR="002F26DA" w:rsidRDefault="002F26DA" w:rsidP="002C015F">
            <w:pPr>
              <w:spacing w:line="400" w:lineRule="exact"/>
              <w:cnfStyle w:val="100000000000"/>
            </w:pPr>
            <w:r w:rsidRPr="00552DC1">
              <w:rPr>
                <w:rFonts w:ascii="Adobe 黑体 Std R" w:eastAsia="Adobe 黑体 Std R" w:hAnsi="Adobe 黑体 Std R" w:hint="eastAsia"/>
                <w:b w:val="0"/>
                <w:sz w:val="21"/>
                <w:szCs w:val="21"/>
              </w:rPr>
              <w:t>是否允许为空</w:t>
            </w:r>
          </w:p>
        </w:tc>
        <w:tc>
          <w:tcPr>
            <w:tcW w:w="2393" w:type="dxa"/>
          </w:tcPr>
          <w:p w:rsidR="002F26DA" w:rsidRDefault="002F26DA" w:rsidP="002C015F">
            <w:pPr>
              <w:spacing w:line="400" w:lineRule="exact"/>
              <w:cnfStyle w:val="100000000000"/>
            </w:pPr>
            <w:r w:rsidRPr="00552DC1">
              <w:rPr>
                <w:rFonts w:ascii="Adobe 黑体 Std R" w:eastAsia="Adobe 黑体 Std R" w:hAnsi="Adobe 黑体 Std R" w:hint="eastAsia"/>
                <w:b w:val="0"/>
                <w:sz w:val="21"/>
                <w:szCs w:val="21"/>
              </w:rPr>
              <w:t>备注</w:t>
            </w:r>
          </w:p>
        </w:tc>
      </w:tr>
      <w:tr w:rsidR="002F26DA" w:rsidTr="004630E3">
        <w:trPr>
          <w:cnfStyle w:val="000000100000"/>
        </w:trPr>
        <w:tc>
          <w:tcPr>
            <w:cnfStyle w:val="00100000000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order_id</w:t>
            </w:r>
          </w:p>
        </w:tc>
        <w:tc>
          <w:tcPr>
            <w:tcW w:w="2392"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单唯一</w:t>
            </w:r>
            <w:proofErr w:type="gramEnd"/>
            <w:r w:rsidRPr="00552DC1">
              <w:rPr>
                <w:rFonts w:ascii="宋体" w:hAnsi="宋体" w:hint="eastAsia"/>
                <w:sz w:val="21"/>
                <w:szCs w:val="21"/>
              </w:rPr>
              <w:t>标识，主键</w:t>
            </w:r>
          </w:p>
        </w:tc>
      </w:tr>
      <w:tr w:rsidR="002F26DA" w:rsidTr="004630E3">
        <w:tc>
          <w:tcPr>
            <w:cnfStyle w:val="00100000000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customer_id</w:t>
            </w:r>
          </w:p>
        </w:tc>
        <w:tc>
          <w:tcPr>
            <w:tcW w:w="2392"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客户id，</w:t>
            </w:r>
            <w:proofErr w:type="gramStart"/>
            <w:r w:rsidRPr="00552DC1">
              <w:rPr>
                <w:rFonts w:ascii="宋体" w:hAnsi="宋体" w:hint="eastAsia"/>
                <w:sz w:val="21"/>
                <w:szCs w:val="21"/>
              </w:rPr>
              <w:t>外键</w:t>
            </w:r>
            <w:proofErr w:type="gramEnd"/>
          </w:p>
        </w:tc>
      </w:tr>
      <w:tr w:rsidR="002F26DA" w:rsidTr="004630E3">
        <w:trPr>
          <w:cnfStyle w:val="000000100000"/>
        </w:trPr>
        <w:tc>
          <w:tcPr>
            <w:cnfStyle w:val="00100000000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staff_id</w:t>
            </w:r>
          </w:p>
        </w:tc>
        <w:tc>
          <w:tcPr>
            <w:tcW w:w="2392"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维修员id，</w:t>
            </w:r>
            <w:proofErr w:type="gramStart"/>
            <w:r w:rsidRPr="00552DC1">
              <w:rPr>
                <w:rFonts w:ascii="宋体" w:hAnsi="宋体" w:hint="eastAsia"/>
                <w:sz w:val="21"/>
                <w:szCs w:val="21"/>
              </w:rPr>
              <w:t>外键</w:t>
            </w:r>
            <w:proofErr w:type="gramEnd"/>
          </w:p>
        </w:tc>
      </w:tr>
      <w:tr w:rsidR="002F26DA" w:rsidTr="004630E3">
        <w:tc>
          <w:tcPr>
            <w:cnfStyle w:val="00100000000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order_time</w:t>
            </w:r>
          </w:p>
        </w:tc>
        <w:tc>
          <w:tcPr>
            <w:tcW w:w="2392"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维修时长</w:t>
            </w:r>
          </w:p>
        </w:tc>
      </w:tr>
      <w:tr w:rsidR="002F26DA" w:rsidTr="004630E3">
        <w:trPr>
          <w:cnfStyle w:val="000000100000"/>
        </w:trPr>
        <w:tc>
          <w:tcPr>
            <w:cnfStyle w:val="00100000000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order_money</w:t>
            </w:r>
          </w:p>
        </w:tc>
        <w:tc>
          <w:tcPr>
            <w:tcW w:w="2392"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维修费用</w:t>
            </w:r>
          </w:p>
        </w:tc>
      </w:tr>
      <w:tr w:rsidR="002F26DA" w:rsidTr="004630E3">
        <w:tc>
          <w:tcPr>
            <w:cnfStyle w:val="00100000000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order_status</w:t>
            </w:r>
          </w:p>
        </w:tc>
        <w:tc>
          <w:tcPr>
            <w:tcW w:w="2392"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93"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维修单状态</w:t>
            </w:r>
          </w:p>
        </w:tc>
      </w:tr>
      <w:tr w:rsidR="002F26DA" w:rsidTr="004630E3">
        <w:trPr>
          <w:cnfStyle w:val="000000100000"/>
        </w:trPr>
        <w:tc>
          <w:tcPr>
            <w:cnfStyle w:val="00100000000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re_dist_reason</w:t>
            </w:r>
          </w:p>
        </w:tc>
        <w:tc>
          <w:tcPr>
            <w:tcW w:w="2392"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申请重新分配维修</w:t>
            </w:r>
            <w:proofErr w:type="gramStart"/>
            <w:r w:rsidRPr="00552DC1">
              <w:rPr>
                <w:rFonts w:ascii="宋体" w:hAnsi="宋体" w:hint="eastAsia"/>
                <w:sz w:val="21"/>
                <w:szCs w:val="21"/>
              </w:rPr>
              <w:t>单理由</w:t>
            </w:r>
            <w:proofErr w:type="gramEnd"/>
          </w:p>
        </w:tc>
      </w:tr>
      <w:tr w:rsidR="002F26DA" w:rsidTr="004630E3">
        <w:tc>
          <w:tcPr>
            <w:cnfStyle w:val="00100000000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computer_problem</w:t>
            </w:r>
          </w:p>
        </w:tc>
        <w:tc>
          <w:tcPr>
            <w:tcW w:w="2392"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电脑问题描述</w:t>
            </w:r>
          </w:p>
        </w:tc>
      </w:tr>
      <w:tr w:rsidR="002F26DA" w:rsidTr="004630E3">
        <w:trPr>
          <w:cnfStyle w:val="000000100000"/>
        </w:trPr>
        <w:tc>
          <w:tcPr>
            <w:cnfStyle w:val="00100000000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customer_phone</w:t>
            </w:r>
          </w:p>
        </w:tc>
        <w:tc>
          <w:tcPr>
            <w:tcW w:w="2392"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客户手机</w:t>
            </w:r>
          </w:p>
        </w:tc>
      </w:tr>
      <w:tr w:rsidR="002F26DA" w:rsidTr="004630E3">
        <w:tc>
          <w:tcPr>
            <w:cnfStyle w:val="00100000000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客户电子邮箱</w:t>
            </w:r>
          </w:p>
        </w:tc>
      </w:tr>
      <w:tr w:rsidR="002F26DA" w:rsidTr="004630E3">
        <w:trPr>
          <w:cnfStyle w:val="000000100000"/>
        </w:trPr>
        <w:tc>
          <w:tcPr>
            <w:cnfStyle w:val="00100000000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客户地址</w:t>
            </w:r>
          </w:p>
        </w:tc>
      </w:tr>
    </w:tbl>
    <w:p w:rsidR="002F26DA" w:rsidRPr="00552DC1" w:rsidRDefault="002F26DA" w:rsidP="002C015F">
      <w:pPr>
        <w:rPr>
          <w:rFonts w:asciiTheme="minorEastAsia" w:hAnsiTheme="minorEastAsia"/>
          <w:sz w:val="24"/>
          <w:szCs w:val="24"/>
        </w:rPr>
      </w:pPr>
      <w:r>
        <w:tab/>
        <w:t xml:space="preserve">                                 </w:t>
      </w:r>
      <w:r w:rsidRPr="00552DC1">
        <w:rPr>
          <w:rFonts w:asciiTheme="minorEastAsia" w:hAnsiTheme="minorEastAsia"/>
          <w:sz w:val="24"/>
          <w:szCs w:val="24"/>
        </w:rPr>
        <w:t xml:space="preserve"> 表</w:t>
      </w:r>
      <w:r w:rsidR="00A90A0E" w:rsidRPr="00552DC1">
        <w:rPr>
          <w:rFonts w:asciiTheme="minorEastAsia" w:hAnsiTheme="minorEastAsia"/>
          <w:sz w:val="24"/>
          <w:szCs w:val="24"/>
        </w:rPr>
        <w:t>5</w:t>
      </w:r>
      <w:r w:rsidRPr="00552DC1">
        <w:rPr>
          <w:rFonts w:asciiTheme="minorEastAsia" w:hAnsiTheme="minorEastAsia" w:hint="eastAsia"/>
          <w:sz w:val="24"/>
          <w:szCs w:val="24"/>
        </w:rPr>
        <w:t>-</w:t>
      </w:r>
      <w:r w:rsidRPr="00552DC1">
        <w:rPr>
          <w:rFonts w:asciiTheme="minorEastAsia" w:hAnsiTheme="minorEastAsia"/>
          <w:sz w:val="24"/>
          <w:szCs w:val="24"/>
        </w:rPr>
        <w:t>3 order表</w:t>
      </w:r>
    </w:p>
    <w:p w:rsidR="002F26DA" w:rsidRDefault="002F26DA" w:rsidP="002C015F"/>
    <w:p w:rsidR="002F26DA" w:rsidRPr="00552DC1" w:rsidRDefault="002F26DA" w:rsidP="002C015F">
      <w:pPr>
        <w:ind w:firstLine="420"/>
        <w:rPr>
          <w:rFonts w:asciiTheme="minorEastAsia" w:hAnsiTheme="minorEastAsia"/>
          <w:sz w:val="24"/>
          <w:szCs w:val="24"/>
        </w:rPr>
      </w:pPr>
      <w:r w:rsidRPr="00552DC1">
        <w:rPr>
          <w:rFonts w:asciiTheme="minorEastAsia" w:hAnsiTheme="minorEastAsia"/>
          <w:sz w:val="24"/>
          <w:szCs w:val="24"/>
        </w:rPr>
        <w:t>order_time</w:t>
      </w:r>
      <w:r w:rsidRPr="00552DC1">
        <w:rPr>
          <w:rFonts w:asciiTheme="minorEastAsia" w:hAnsiTheme="minorEastAsia" w:hint="eastAsia"/>
          <w:sz w:val="24"/>
          <w:szCs w:val="24"/>
        </w:rPr>
        <w:t>、o</w:t>
      </w:r>
      <w:r w:rsidRPr="00552DC1">
        <w:rPr>
          <w:rFonts w:asciiTheme="minorEastAsia" w:hAnsiTheme="minorEastAsia"/>
          <w:sz w:val="24"/>
          <w:szCs w:val="24"/>
        </w:rPr>
        <w:t>rder_money字段在</w:t>
      </w:r>
      <w:proofErr w:type="gramStart"/>
      <w:r w:rsidRPr="00552DC1">
        <w:rPr>
          <w:rFonts w:asciiTheme="minorEastAsia" w:hAnsiTheme="minorEastAsia"/>
          <w:sz w:val="24"/>
          <w:szCs w:val="24"/>
        </w:rPr>
        <w:t>维修单没被</w:t>
      </w:r>
      <w:proofErr w:type="gramEnd"/>
      <w:r w:rsidRPr="00552DC1">
        <w:rPr>
          <w:rFonts w:asciiTheme="minorEastAsia" w:hAnsiTheme="minorEastAsia"/>
          <w:sz w:val="24"/>
          <w:szCs w:val="24"/>
        </w:rPr>
        <w:t>维修</w:t>
      </w:r>
      <w:proofErr w:type="gramStart"/>
      <w:r w:rsidRPr="00552DC1">
        <w:rPr>
          <w:rFonts w:asciiTheme="minorEastAsia" w:hAnsiTheme="minorEastAsia"/>
          <w:sz w:val="24"/>
          <w:szCs w:val="24"/>
        </w:rPr>
        <w:t>员完善</w:t>
      </w:r>
      <w:proofErr w:type="gramEnd"/>
      <w:r w:rsidRPr="00552DC1">
        <w:rPr>
          <w:rFonts w:asciiTheme="minorEastAsia" w:hAnsiTheme="minorEastAsia"/>
          <w:sz w:val="24"/>
          <w:szCs w:val="24"/>
        </w:rPr>
        <w:t>之前为空</w:t>
      </w:r>
      <w:r w:rsidRPr="00552DC1">
        <w:rPr>
          <w:rFonts w:asciiTheme="minorEastAsia" w:hAnsiTheme="minorEastAsia" w:hint="eastAsia"/>
          <w:sz w:val="24"/>
          <w:szCs w:val="24"/>
        </w:rPr>
        <w:t>。</w:t>
      </w:r>
      <w:r w:rsidRPr="00552DC1">
        <w:rPr>
          <w:rFonts w:asciiTheme="minorEastAsia" w:hAnsiTheme="minorEastAsia"/>
          <w:sz w:val="24"/>
          <w:szCs w:val="24"/>
        </w:rPr>
        <w:t>re_dist_reason字段在维修员没有申请重新分配维修</w:t>
      </w:r>
      <w:proofErr w:type="gramStart"/>
      <w:r w:rsidRPr="00552DC1">
        <w:rPr>
          <w:rFonts w:asciiTheme="minorEastAsia" w:hAnsiTheme="minorEastAsia"/>
          <w:sz w:val="24"/>
          <w:szCs w:val="24"/>
        </w:rPr>
        <w:t>单之前</w:t>
      </w:r>
      <w:proofErr w:type="gramEnd"/>
      <w:r w:rsidRPr="00552DC1">
        <w:rPr>
          <w:rFonts w:asciiTheme="minorEastAsia" w:hAnsiTheme="minorEastAsia"/>
          <w:sz w:val="24"/>
          <w:szCs w:val="24"/>
        </w:rPr>
        <w:t>为空</w:t>
      </w:r>
      <w:r w:rsidRPr="00552DC1">
        <w:rPr>
          <w:rFonts w:asciiTheme="minorEastAsia" w:hAnsiTheme="minorEastAsia" w:hint="eastAsia"/>
          <w:sz w:val="24"/>
          <w:szCs w:val="24"/>
        </w:rPr>
        <w:t>。</w:t>
      </w:r>
      <w:r w:rsidRPr="00552DC1">
        <w:rPr>
          <w:rFonts w:asciiTheme="minorEastAsia" w:hAnsiTheme="minorEastAsia"/>
          <w:sz w:val="24"/>
          <w:szCs w:val="24"/>
        </w:rPr>
        <w:t>customer_email字段允许为空</w:t>
      </w:r>
      <w:r w:rsidRPr="00552DC1">
        <w:rPr>
          <w:rFonts w:asciiTheme="minorEastAsia" w:hAnsiTheme="minorEastAsia" w:hint="eastAsia"/>
          <w:sz w:val="24"/>
          <w:szCs w:val="24"/>
        </w:rPr>
        <w:t>，</w:t>
      </w:r>
      <w:r w:rsidRPr="00552DC1">
        <w:rPr>
          <w:rFonts w:asciiTheme="minorEastAsia" w:hAnsiTheme="minorEastAsia"/>
          <w:sz w:val="24"/>
          <w:szCs w:val="24"/>
        </w:rPr>
        <w:t>为空时联系通过手机短信即账号</w:t>
      </w:r>
      <w:r w:rsidRPr="00552DC1">
        <w:rPr>
          <w:rFonts w:asciiTheme="minorEastAsia" w:hAnsiTheme="minorEastAsia" w:hint="eastAsia"/>
          <w:sz w:val="24"/>
          <w:szCs w:val="24"/>
        </w:rPr>
        <w:t>。</w:t>
      </w:r>
    </w:p>
    <w:p w:rsidR="002F26DA" w:rsidRPr="00552DC1"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552DC1">
        <w:rPr>
          <w:rFonts w:asciiTheme="minorEastAsia" w:eastAsiaTheme="minorEastAsia" w:hAnsiTheme="minorEastAsia"/>
          <w:sz w:val="24"/>
          <w:szCs w:val="24"/>
        </w:rPr>
        <w:t>维修员表</w:t>
      </w:r>
      <w:r w:rsidRPr="00552DC1">
        <w:rPr>
          <w:rFonts w:asciiTheme="minorEastAsia" w:eastAsiaTheme="minorEastAsia" w:hAnsiTheme="minorEastAsia" w:hint="eastAsia"/>
          <w:sz w:val="24"/>
          <w:szCs w:val="24"/>
        </w:rPr>
        <w:t>。</w:t>
      </w:r>
    </w:p>
    <w:tbl>
      <w:tblPr>
        <w:tblStyle w:val="PlainTable1"/>
        <w:tblW w:w="0" w:type="auto"/>
        <w:tblLook w:val="04A0"/>
      </w:tblPr>
      <w:tblGrid>
        <w:gridCol w:w="2385"/>
        <w:gridCol w:w="2328"/>
        <w:gridCol w:w="2311"/>
        <w:gridCol w:w="2320"/>
      </w:tblGrid>
      <w:tr w:rsidR="002F26DA" w:rsidTr="00011932">
        <w:trPr>
          <w:cnfStyle w:val="100000000000"/>
        </w:trPr>
        <w:tc>
          <w:tcPr>
            <w:cnfStyle w:val="001000000000"/>
            <w:tcW w:w="2385"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28" w:type="dxa"/>
          </w:tcPr>
          <w:p w:rsidR="002F26DA" w:rsidRPr="00552DC1" w:rsidRDefault="002F26DA" w:rsidP="002C015F">
            <w:pPr>
              <w:spacing w:line="400" w:lineRule="exact"/>
              <w:cnfStyle w:val="10000000000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1" w:type="dxa"/>
          </w:tcPr>
          <w:p w:rsidR="002F26DA" w:rsidRPr="00552DC1" w:rsidRDefault="002F26DA" w:rsidP="002C015F">
            <w:pPr>
              <w:spacing w:line="400" w:lineRule="exact"/>
              <w:cnfStyle w:val="10000000000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0" w:type="dxa"/>
          </w:tcPr>
          <w:p w:rsidR="002F26DA" w:rsidRPr="00552DC1" w:rsidRDefault="002F26DA" w:rsidP="002C015F">
            <w:pPr>
              <w:spacing w:line="400" w:lineRule="exact"/>
              <w:cnfStyle w:val="10000000000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011932">
        <w:trPr>
          <w:cnfStyle w:val="000000100000"/>
        </w:trPr>
        <w:tc>
          <w:tcPr>
            <w:cnfStyle w:val="00100000000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staff_id</w:t>
            </w:r>
          </w:p>
        </w:tc>
        <w:tc>
          <w:tcPr>
            <w:tcW w:w="2328"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员唯一</w:t>
            </w:r>
            <w:proofErr w:type="gramEnd"/>
            <w:r w:rsidRPr="00552DC1">
              <w:rPr>
                <w:rFonts w:ascii="宋体" w:hAnsi="宋体" w:hint="eastAsia"/>
                <w:sz w:val="21"/>
                <w:szCs w:val="21"/>
              </w:rPr>
              <w:t>标识，主键</w:t>
            </w:r>
          </w:p>
        </w:tc>
      </w:tr>
      <w:tr w:rsidR="002F26DA" w:rsidTr="00011932">
        <w:tc>
          <w:tcPr>
            <w:cnfStyle w:val="00100000000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staff_name</w:t>
            </w:r>
          </w:p>
        </w:tc>
        <w:tc>
          <w:tcPr>
            <w:tcW w:w="2328"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维修员姓名</w:t>
            </w:r>
          </w:p>
        </w:tc>
      </w:tr>
      <w:tr w:rsidR="002F26DA" w:rsidTr="00011932">
        <w:trPr>
          <w:cnfStyle w:val="000000100000"/>
        </w:trPr>
        <w:tc>
          <w:tcPr>
            <w:cnfStyle w:val="00100000000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staff_account</w:t>
            </w:r>
          </w:p>
        </w:tc>
        <w:tc>
          <w:tcPr>
            <w:tcW w:w="2328"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维修员账号</w:t>
            </w:r>
          </w:p>
        </w:tc>
      </w:tr>
      <w:tr w:rsidR="002F26DA" w:rsidTr="00011932">
        <w:tc>
          <w:tcPr>
            <w:cnfStyle w:val="00100000000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staff_password</w:t>
            </w:r>
          </w:p>
        </w:tc>
        <w:tc>
          <w:tcPr>
            <w:tcW w:w="2328"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维修员密码</w:t>
            </w:r>
          </w:p>
        </w:tc>
      </w:tr>
      <w:tr w:rsidR="002F26DA" w:rsidTr="00011932">
        <w:trPr>
          <w:cnfStyle w:val="000000100000"/>
        </w:trPr>
        <w:tc>
          <w:tcPr>
            <w:cnfStyle w:val="00100000000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staff_month_time</w:t>
            </w:r>
          </w:p>
        </w:tc>
        <w:tc>
          <w:tcPr>
            <w:tcW w:w="2328"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sz w:val="21"/>
                <w:szCs w:val="21"/>
              </w:rPr>
              <w:t>int</w:t>
            </w:r>
          </w:p>
        </w:tc>
        <w:tc>
          <w:tcPr>
            <w:tcW w:w="2311"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sz w:val="21"/>
                <w:szCs w:val="21"/>
              </w:rPr>
              <w:t>维修员当月维修时长</w:t>
            </w:r>
          </w:p>
        </w:tc>
      </w:tr>
      <w:tr w:rsidR="002F26DA" w:rsidTr="00011932">
        <w:tc>
          <w:tcPr>
            <w:cnfStyle w:val="00100000000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staff_month_holiday</w:t>
            </w:r>
          </w:p>
        </w:tc>
        <w:tc>
          <w:tcPr>
            <w:tcW w:w="2328"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sz w:val="21"/>
                <w:szCs w:val="21"/>
              </w:rPr>
              <w:t>int</w:t>
            </w:r>
          </w:p>
        </w:tc>
        <w:tc>
          <w:tcPr>
            <w:tcW w:w="2311"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维修员当月假期</w:t>
            </w:r>
          </w:p>
        </w:tc>
      </w:tr>
      <w:tr w:rsidR="002F26DA" w:rsidTr="00011932">
        <w:trPr>
          <w:cnfStyle w:val="000000100000"/>
        </w:trPr>
        <w:tc>
          <w:tcPr>
            <w:cnfStyle w:val="00100000000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staff_month_repair</w:t>
            </w:r>
          </w:p>
        </w:tc>
        <w:tc>
          <w:tcPr>
            <w:tcW w:w="2328"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rPr>
                <w:rFonts w:ascii="宋体" w:hAnsi="宋体"/>
                <w:sz w:val="21"/>
                <w:szCs w:val="21"/>
              </w:rPr>
            </w:pPr>
            <w:r w:rsidRPr="00552DC1">
              <w:rPr>
                <w:rFonts w:ascii="宋体" w:hAnsi="宋体" w:hint="eastAsia"/>
                <w:sz w:val="21"/>
                <w:szCs w:val="21"/>
              </w:rPr>
              <w:t>维修员当月维修电脑数</w:t>
            </w:r>
          </w:p>
        </w:tc>
      </w:tr>
      <w:tr w:rsidR="002F26DA" w:rsidTr="00011932">
        <w:tc>
          <w:tcPr>
            <w:cnfStyle w:val="00100000000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staff_status</w:t>
            </w:r>
          </w:p>
        </w:tc>
        <w:tc>
          <w:tcPr>
            <w:tcW w:w="2328"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员状态</w:t>
            </w:r>
            <w:proofErr w:type="gramEnd"/>
          </w:p>
        </w:tc>
      </w:tr>
    </w:tbl>
    <w:p w:rsidR="002F26DA" w:rsidRDefault="00011932" w:rsidP="00011932">
      <w:pPr>
        <w:ind w:left="420" w:firstLineChars="1500" w:firstLine="3600"/>
      </w:pPr>
      <w:r w:rsidRPr="00552DC1">
        <w:rPr>
          <w:rFonts w:asciiTheme="minorEastAsia" w:hAnsiTheme="minorEastAsia"/>
          <w:sz w:val="24"/>
          <w:szCs w:val="24"/>
        </w:rPr>
        <w:t>表5</w:t>
      </w:r>
      <w:r w:rsidRPr="00552DC1">
        <w:rPr>
          <w:rFonts w:asciiTheme="minorEastAsia" w:hAnsiTheme="minorEastAsia" w:hint="eastAsia"/>
          <w:sz w:val="24"/>
          <w:szCs w:val="24"/>
        </w:rPr>
        <w:t>-</w:t>
      </w:r>
      <w:r>
        <w:rPr>
          <w:rFonts w:asciiTheme="minorEastAsia" w:hAnsiTheme="minorEastAsia"/>
          <w:sz w:val="24"/>
          <w:szCs w:val="24"/>
        </w:rPr>
        <w:t>4 staff</w:t>
      </w:r>
      <w:r w:rsidRPr="00552DC1">
        <w:rPr>
          <w:rFonts w:asciiTheme="minorEastAsia" w:hAnsiTheme="minorEastAsia"/>
          <w:sz w:val="24"/>
          <w:szCs w:val="24"/>
        </w:rPr>
        <w:t>表</w:t>
      </w:r>
    </w:p>
    <w:p w:rsidR="00552DC1" w:rsidRDefault="00552DC1" w:rsidP="002C015F">
      <w:pPr>
        <w:ind w:left="420"/>
      </w:pPr>
    </w:p>
    <w:p w:rsidR="00552DC1" w:rsidRDefault="00552DC1" w:rsidP="002C015F">
      <w:pPr>
        <w:ind w:left="420"/>
      </w:pPr>
    </w:p>
    <w:p w:rsidR="00552DC1" w:rsidRDefault="00552DC1" w:rsidP="002C015F">
      <w:pPr>
        <w:ind w:left="420"/>
      </w:pPr>
    </w:p>
    <w:p w:rsidR="00552DC1" w:rsidRDefault="00552DC1" w:rsidP="002C015F">
      <w:pPr>
        <w:ind w:left="420"/>
      </w:pPr>
    </w:p>
    <w:p w:rsidR="002F26DA" w:rsidRPr="00011932"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011932">
        <w:rPr>
          <w:rFonts w:asciiTheme="minorEastAsia" w:eastAsiaTheme="minorEastAsia" w:hAnsiTheme="minorEastAsia"/>
          <w:sz w:val="24"/>
          <w:szCs w:val="24"/>
        </w:rPr>
        <w:t>请假申请表</w:t>
      </w:r>
      <w:r w:rsidRPr="00011932">
        <w:rPr>
          <w:rFonts w:asciiTheme="minorEastAsia" w:eastAsiaTheme="minorEastAsia" w:hAnsiTheme="minorEastAsia" w:hint="eastAsia"/>
          <w:sz w:val="24"/>
          <w:szCs w:val="24"/>
        </w:rPr>
        <w:t>。</w:t>
      </w:r>
    </w:p>
    <w:tbl>
      <w:tblPr>
        <w:tblStyle w:val="PlainTable1"/>
        <w:tblW w:w="0" w:type="auto"/>
        <w:tblLook w:val="04A0"/>
      </w:tblPr>
      <w:tblGrid>
        <w:gridCol w:w="2357"/>
        <w:gridCol w:w="2332"/>
        <w:gridCol w:w="2324"/>
        <w:gridCol w:w="2331"/>
      </w:tblGrid>
      <w:tr w:rsidR="002F26DA" w:rsidTr="00011932">
        <w:trPr>
          <w:cnfStyle w:val="100000000000"/>
        </w:trPr>
        <w:tc>
          <w:tcPr>
            <w:cnfStyle w:val="001000000000"/>
            <w:tcW w:w="2357" w:type="dxa"/>
          </w:tcPr>
          <w:p w:rsidR="002F26DA" w:rsidRPr="00011932" w:rsidRDefault="002F26DA" w:rsidP="002C015F">
            <w:pPr>
              <w:spacing w:line="400" w:lineRule="exact"/>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字段名</w:t>
            </w:r>
          </w:p>
        </w:tc>
        <w:tc>
          <w:tcPr>
            <w:tcW w:w="2332" w:type="dxa"/>
          </w:tcPr>
          <w:p w:rsidR="002F26DA" w:rsidRPr="00011932" w:rsidRDefault="002F26DA" w:rsidP="002C015F">
            <w:pPr>
              <w:spacing w:line="400" w:lineRule="exact"/>
              <w:cnfStyle w:val="10000000000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数据类型</w:t>
            </w:r>
          </w:p>
        </w:tc>
        <w:tc>
          <w:tcPr>
            <w:tcW w:w="2324" w:type="dxa"/>
          </w:tcPr>
          <w:p w:rsidR="002F26DA" w:rsidRPr="00011932" w:rsidRDefault="002F26DA" w:rsidP="002C015F">
            <w:pPr>
              <w:spacing w:line="400" w:lineRule="exact"/>
              <w:cnfStyle w:val="10000000000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是否允许为空</w:t>
            </w:r>
          </w:p>
        </w:tc>
        <w:tc>
          <w:tcPr>
            <w:tcW w:w="2331" w:type="dxa"/>
          </w:tcPr>
          <w:p w:rsidR="002F26DA" w:rsidRPr="00011932" w:rsidRDefault="002F26DA" w:rsidP="002C015F">
            <w:pPr>
              <w:spacing w:line="400" w:lineRule="exact"/>
              <w:cnfStyle w:val="10000000000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备注</w:t>
            </w:r>
          </w:p>
        </w:tc>
      </w:tr>
      <w:tr w:rsidR="002F26DA" w:rsidTr="00011932">
        <w:trPr>
          <w:cnfStyle w:val="000000100000"/>
        </w:trPr>
        <w:tc>
          <w:tcPr>
            <w:cnfStyle w:val="00100000000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apply_id</w:t>
            </w:r>
          </w:p>
        </w:tc>
        <w:tc>
          <w:tcPr>
            <w:tcW w:w="2332" w:type="dxa"/>
          </w:tcPr>
          <w:p w:rsidR="002F26DA" w:rsidRPr="00011932" w:rsidRDefault="002F26DA" w:rsidP="002C015F">
            <w:pPr>
              <w:spacing w:line="400" w:lineRule="exact"/>
              <w:cnfStyle w:val="00000010000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10000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rPr>
                <w:rFonts w:ascii="宋体" w:hAnsi="宋体"/>
                <w:sz w:val="21"/>
                <w:szCs w:val="21"/>
              </w:rPr>
            </w:pPr>
            <w:r w:rsidRPr="00011932">
              <w:rPr>
                <w:rFonts w:ascii="宋体" w:hAnsi="宋体" w:hint="eastAsia"/>
                <w:sz w:val="21"/>
                <w:szCs w:val="21"/>
              </w:rPr>
              <w:t>请假申请唯一标识，主键</w:t>
            </w:r>
          </w:p>
        </w:tc>
      </w:tr>
      <w:tr w:rsidR="002F26DA" w:rsidTr="00011932">
        <w:tc>
          <w:tcPr>
            <w:cnfStyle w:val="00100000000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apply_time</w:t>
            </w:r>
          </w:p>
        </w:tc>
        <w:tc>
          <w:tcPr>
            <w:tcW w:w="2332" w:type="dxa"/>
          </w:tcPr>
          <w:p w:rsidR="002F26DA" w:rsidRPr="00011932" w:rsidRDefault="002F26DA" w:rsidP="002C015F">
            <w:pPr>
              <w:spacing w:line="400" w:lineRule="exact"/>
              <w:cnfStyle w:val="00000000000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00000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rPr>
                <w:rFonts w:ascii="宋体" w:hAnsi="宋体"/>
                <w:sz w:val="21"/>
                <w:szCs w:val="21"/>
              </w:rPr>
            </w:pPr>
            <w:r w:rsidRPr="00011932">
              <w:rPr>
                <w:rFonts w:ascii="宋体" w:hAnsi="宋体" w:hint="eastAsia"/>
                <w:sz w:val="21"/>
                <w:szCs w:val="21"/>
              </w:rPr>
              <w:t>请假时间</w:t>
            </w:r>
          </w:p>
        </w:tc>
      </w:tr>
      <w:tr w:rsidR="002F26DA" w:rsidTr="00011932">
        <w:trPr>
          <w:cnfStyle w:val="000000100000"/>
        </w:trPr>
        <w:tc>
          <w:tcPr>
            <w:cnfStyle w:val="00100000000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apply_reason</w:t>
            </w:r>
          </w:p>
        </w:tc>
        <w:tc>
          <w:tcPr>
            <w:tcW w:w="2332" w:type="dxa"/>
          </w:tcPr>
          <w:p w:rsidR="002F26DA" w:rsidRPr="00011932" w:rsidRDefault="002F26DA" w:rsidP="002C015F">
            <w:pPr>
              <w:spacing w:line="400" w:lineRule="exact"/>
              <w:cnfStyle w:val="00000010000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10000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rPr>
                <w:rFonts w:ascii="宋体" w:hAnsi="宋体"/>
                <w:sz w:val="21"/>
                <w:szCs w:val="21"/>
              </w:rPr>
            </w:pPr>
            <w:r w:rsidRPr="00011932">
              <w:rPr>
                <w:rFonts w:ascii="宋体" w:hAnsi="宋体" w:hint="eastAsia"/>
                <w:sz w:val="21"/>
                <w:szCs w:val="21"/>
              </w:rPr>
              <w:t>请假理由</w:t>
            </w:r>
          </w:p>
        </w:tc>
      </w:tr>
      <w:tr w:rsidR="002F26DA" w:rsidTr="00011932">
        <w:tc>
          <w:tcPr>
            <w:cnfStyle w:val="00100000000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apply_status</w:t>
            </w:r>
          </w:p>
        </w:tc>
        <w:tc>
          <w:tcPr>
            <w:tcW w:w="2332" w:type="dxa"/>
          </w:tcPr>
          <w:p w:rsidR="002F26DA" w:rsidRPr="00011932" w:rsidRDefault="002F26DA" w:rsidP="002C015F">
            <w:pPr>
              <w:spacing w:line="400" w:lineRule="exact"/>
              <w:cnfStyle w:val="00000000000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00000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rPr>
                <w:rFonts w:ascii="宋体" w:hAnsi="宋体"/>
                <w:sz w:val="21"/>
                <w:szCs w:val="21"/>
              </w:rPr>
            </w:pPr>
            <w:r w:rsidRPr="00011932">
              <w:rPr>
                <w:rFonts w:ascii="宋体" w:hAnsi="宋体" w:hint="eastAsia"/>
                <w:sz w:val="21"/>
                <w:szCs w:val="21"/>
              </w:rPr>
              <w:t>请假申请状态</w:t>
            </w:r>
          </w:p>
        </w:tc>
      </w:tr>
      <w:tr w:rsidR="002F26DA" w:rsidTr="00011932">
        <w:trPr>
          <w:cnfStyle w:val="000000100000"/>
        </w:trPr>
        <w:tc>
          <w:tcPr>
            <w:cnfStyle w:val="00100000000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staff_id</w:t>
            </w:r>
          </w:p>
        </w:tc>
        <w:tc>
          <w:tcPr>
            <w:tcW w:w="2332" w:type="dxa"/>
          </w:tcPr>
          <w:p w:rsidR="002F26DA" w:rsidRPr="00011932" w:rsidRDefault="002F26DA" w:rsidP="002C015F">
            <w:pPr>
              <w:spacing w:line="400" w:lineRule="exact"/>
              <w:cnfStyle w:val="00000010000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10000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rPr>
                <w:rFonts w:ascii="宋体" w:hAnsi="宋体"/>
                <w:sz w:val="21"/>
                <w:szCs w:val="21"/>
              </w:rPr>
            </w:pPr>
            <w:r w:rsidRPr="00011932">
              <w:rPr>
                <w:rFonts w:ascii="宋体" w:hAnsi="宋体" w:hint="eastAsia"/>
                <w:sz w:val="21"/>
                <w:szCs w:val="21"/>
              </w:rPr>
              <w:t>维修员id，</w:t>
            </w:r>
            <w:proofErr w:type="gramStart"/>
            <w:r w:rsidRPr="00011932">
              <w:rPr>
                <w:rFonts w:ascii="宋体" w:hAnsi="宋体" w:hint="eastAsia"/>
                <w:sz w:val="21"/>
                <w:szCs w:val="21"/>
              </w:rPr>
              <w:t>外键</w:t>
            </w:r>
            <w:proofErr w:type="gramEnd"/>
          </w:p>
        </w:tc>
      </w:tr>
    </w:tbl>
    <w:p w:rsidR="00011932" w:rsidRDefault="00011932" w:rsidP="00011932">
      <w:pPr>
        <w:ind w:left="420" w:firstLineChars="1500" w:firstLine="3600"/>
      </w:pPr>
      <w:r w:rsidRPr="00552DC1">
        <w:rPr>
          <w:rFonts w:asciiTheme="minorEastAsia" w:hAnsiTheme="minorEastAsia"/>
          <w:sz w:val="24"/>
          <w:szCs w:val="24"/>
        </w:rPr>
        <w:t>表5</w:t>
      </w:r>
      <w:r w:rsidRPr="00552DC1">
        <w:rPr>
          <w:rFonts w:asciiTheme="minorEastAsia" w:hAnsiTheme="minorEastAsia" w:hint="eastAsia"/>
          <w:sz w:val="24"/>
          <w:szCs w:val="24"/>
        </w:rPr>
        <w:t>-</w:t>
      </w:r>
      <w:r>
        <w:rPr>
          <w:rFonts w:asciiTheme="minorEastAsia" w:hAnsiTheme="minorEastAsia"/>
          <w:sz w:val="24"/>
          <w:szCs w:val="24"/>
        </w:rPr>
        <w:t>5 apply</w:t>
      </w:r>
      <w:r w:rsidRPr="00552DC1">
        <w:rPr>
          <w:rFonts w:asciiTheme="minorEastAsia" w:hAnsiTheme="minorEastAsia"/>
          <w:sz w:val="24"/>
          <w:szCs w:val="24"/>
        </w:rPr>
        <w:t>表</w:t>
      </w:r>
    </w:p>
    <w:p w:rsidR="002F26DA" w:rsidRDefault="002F26DA" w:rsidP="002C015F"/>
    <w:p w:rsidR="007A664E" w:rsidRPr="00011932" w:rsidRDefault="007A664E" w:rsidP="00321C1A">
      <w:pPr>
        <w:pStyle w:val="1"/>
      </w:pPr>
      <w:bookmarkStart w:id="51" w:name="_Toc38196314"/>
      <w:r w:rsidRPr="00011932">
        <w:rPr>
          <w:rFonts w:hint="eastAsia"/>
        </w:rPr>
        <w:t>5</w:t>
      </w:r>
      <w:r w:rsidRPr="00011932">
        <w:t xml:space="preserve">.5 </w:t>
      </w:r>
      <w:r w:rsidRPr="00011932">
        <w:t>本章小结</w:t>
      </w:r>
      <w:bookmarkEnd w:id="51"/>
    </w:p>
    <w:p w:rsidR="002F26DA" w:rsidRPr="00011932" w:rsidRDefault="002F26DA" w:rsidP="002C015F">
      <w:pPr>
        <w:rPr>
          <w:rFonts w:asciiTheme="minorEastAsia" w:hAnsiTheme="minorEastAsia"/>
          <w:sz w:val="24"/>
          <w:szCs w:val="24"/>
        </w:rPr>
      </w:pPr>
      <w:r>
        <w:tab/>
      </w:r>
      <w:r w:rsidRPr="00011932">
        <w:rPr>
          <w:rFonts w:asciiTheme="minorEastAsia" w:hAnsiTheme="minorEastAsia"/>
          <w:sz w:val="24"/>
          <w:szCs w:val="24"/>
        </w:rPr>
        <w:t>本章对系统的数据进行设计</w:t>
      </w:r>
      <w:r w:rsidRPr="00011932">
        <w:rPr>
          <w:rFonts w:asciiTheme="minorEastAsia" w:hAnsiTheme="minorEastAsia" w:hint="eastAsia"/>
          <w:sz w:val="24"/>
          <w:szCs w:val="24"/>
        </w:rPr>
        <w:t>，</w:t>
      </w:r>
      <w:r w:rsidRPr="00011932">
        <w:rPr>
          <w:rFonts w:asciiTheme="minorEastAsia" w:hAnsiTheme="minorEastAsia"/>
          <w:sz w:val="24"/>
          <w:szCs w:val="24"/>
        </w:rPr>
        <w:t>实现了数据对象的实体E-R图和数据库表单的设计</w:t>
      </w:r>
      <w:r w:rsidRPr="00011932">
        <w:rPr>
          <w:rFonts w:asciiTheme="minorEastAsia" w:hAnsiTheme="minorEastAsia" w:hint="eastAsia"/>
          <w:sz w:val="24"/>
          <w:szCs w:val="24"/>
        </w:rPr>
        <w:t>，为实现一个存储数据快速、查询数据快速、更新数据快速的系统打下了坚实的地基。</w:t>
      </w:r>
    </w:p>
    <w:p w:rsidR="007A664E" w:rsidRPr="002F26DA" w:rsidRDefault="007A664E" w:rsidP="002C015F"/>
    <w:p w:rsidR="007A664E" w:rsidRDefault="007A664E" w:rsidP="00321C1A">
      <w:pPr>
        <w:pStyle w:val="aa"/>
      </w:pPr>
      <w:bookmarkStart w:id="52" w:name="_Toc38196315"/>
      <w:r w:rsidRPr="00011932">
        <w:t>第六章</w:t>
      </w:r>
      <w:r w:rsidRPr="00011932">
        <w:rPr>
          <w:rFonts w:hint="eastAsia"/>
        </w:rPr>
        <w:t xml:space="preserve"> </w:t>
      </w:r>
      <w:commentRangeStart w:id="53"/>
      <w:r w:rsidRPr="00011932">
        <w:rPr>
          <w:rFonts w:hint="eastAsia"/>
        </w:rPr>
        <w:t>系统</w:t>
      </w:r>
      <w:ins w:id="54" w:author="Jangym" w:date="2020-04-21T13:10:00Z">
        <w:r w:rsidR="007D18FB">
          <w:rPr>
            <w:rFonts w:hint="eastAsia"/>
          </w:rPr>
          <w:t>实现</w:t>
        </w:r>
        <w:commentRangeEnd w:id="53"/>
        <w:r w:rsidR="007D18FB">
          <w:rPr>
            <w:rStyle w:val="ad"/>
            <w:rFonts w:asciiTheme="minorHAnsi" w:eastAsiaTheme="minorEastAsia" w:hAnsiTheme="minorHAnsi" w:cstheme="minorBidi"/>
            <w:b w:val="0"/>
            <w:bCs w:val="0"/>
          </w:rPr>
          <w:commentReference w:id="53"/>
        </w:r>
      </w:ins>
      <w:del w:id="55" w:author="Jangym" w:date="2020-04-21T13:10:00Z">
        <w:r w:rsidRPr="00011932" w:rsidDel="007D18FB">
          <w:rPr>
            <w:rFonts w:hint="eastAsia"/>
          </w:rPr>
          <w:delText>使用说明</w:delText>
        </w:r>
      </w:del>
      <w:bookmarkEnd w:id="52"/>
    </w:p>
    <w:p w:rsidR="00011932" w:rsidRPr="00011932" w:rsidRDefault="00011932" w:rsidP="00011932">
      <w:pPr>
        <w:jc w:val="center"/>
        <w:rPr>
          <w:rFonts w:asciiTheme="majorEastAsia" w:eastAsiaTheme="majorEastAsia" w:hAnsiTheme="majorEastAsia"/>
          <w:b/>
          <w:sz w:val="30"/>
          <w:szCs w:val="30"/>
        </w:rPr>
      </w:pPr>
    </w:p>
    <w:p w:rsidR="007A664E" w:rsidRPr="00011932" w:rsidRDefault="007A664E" w:rsidP="00321C1A">
      <w:pPr>
        <w:pStyle w:val="1"/>
      </w:pPr>
      <w:bookmarkStart w:id="56" w:name="_Toc38196316"/>
      <w:r w:rsidRPr="00011932">
        <w:rPr>
          <w:rFonts w:hint="eastAsia"/>
        </w:rPr>
        <w:t>6</w:t>
      </w:r>
      <w:r w:rsidRPr="00011932">
        <w:t xml:space="preserve">.1 </w:t>
      </w:r>
      <w:r w:rsidRPr="00011932">
        <w:t>系统统一登录</w:t>
      </w:r>
      <w:bookmarkEnd w:id="56"/>
    </w:p>
    <w:p w:rsidR="002F26DA" w:rsidRPr="00011932" w:rsidRDefault="002F26DA" w:rsidP="00011932">
      <w:pPr>
        <w:rPr>
          <w:rFonts w:asciiTheme="minorEastAsia" w:hAnsiTheme="minorEastAsia"/>
          <w:sz w:val="24"/>
          <w:szCs w:val="24"/>
        </w:rPr>
      </w:pPr>
      <w:r>
        <w:tab/>
      </w:r>
      <w:r w:rsidRPr="00011932">
        <w:rPr>
          <w:rFonts w:asciiTheme="minorEastAsia" w:hAnsiTheme="minorEastAsia"/>
          <w:sz w:val="24"/>
          <w:szCs w:val="24"/>
        </w:rPr>
        <w:t>系统统一登录页面如图</w:t>
      </w:r>
      <w:r w:rsidR="00011932">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1所示</w:t>
      </w:r>
      <w:r w:rsidRPr="00011932">
        <w:rPr>
          <w:rFonts w:asciiTheme="minorEastAsia" w:hAnsiTheme="minorEastAsia" w:hint="eastAsia"/>
          <w:sz w:val="24"/>
          <w:szCs w:val="24"/>
        </w:rPr>
        <w:t>。</w:t>
      </w: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r>
        <w:rPr>
          <w:rFonts w:hint="eastAsia"/>
          <w:noProof/>
        </w:rPr>
        <w:drawing>
          <wp:anchor distT="0" distB="0" distL="114300" distR="114300" simplePos="0" relativeHeight="251672576" behindDoc="0" locked="0" layoutInCell="1" allowOverlap="1">
            <wp:simplePos x="0" y="0"/>
            <wp:positionH relativeFrom="column">
              <wp:posOffset>1198714</wp:posOffset>
            </wp:positionH>
            <wp:positionV relativeFrom="paragraph">
              <wp:posOffset>-1933382</wp:posOffset>
            </wp:positionV>
            <wp:extent cx="3798000" cy="2131200"/>
            <wp:effectExtent l="0" t="0" r="0" b="254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8000" cy="2131200"/>
                    </a:xfrm>
                    <a:prstGeom prst="rect">
                      <a:avLst/>
                    </a:prstGeom>
                  </pic:spPr>
                </pic:pic>
              </a:graphicData>
            </a:graphic>
          </wp:anchor>
        </w:drawing>
      </w:r>
    </w:p>
    <w:p w:rsidR="002F26DA" w:rsidRPr="00011932" w:rsidRDefault="002F26DA" w:rsidP="002C015F">
      <w:pPr>
        <w:ind w:firstLineChars="900" w:firstLine="1890"/>
        <w:rPr>
          <w:rFonts w:asciiTheme="minorEastAsia" w:hAnsiTheme="minorEastAsia"/>
          <w:sz w:val="24"/>
          <w:szCs w:val="24"/>
        </w:rPr>
      </w:pPr>
      <w:r>
        <w:rPr>
          <w:rFonts w:hint="eastAsia"/>
        </w:rPr>
        <w:t xml:space="preserve"> </w:t>
      </w:r>
      <w:r>
        <w:t xml:space="preserve">               </w:t>
      </w:r>
      <w:r w:rsidRPr="00011932">
        <w:rPr>
          <w:rFonts w:asciiTheme="minorEastAsia" w:hAnsiTheme="minorEastAsia"/>
          <w:sz w:val="24"/>
          <w:szCs w:val="24"/>
        </w:rPr>
        <w:t xml:space="preserve"> 图</w:t>
      </w:r>
      <w:r w:rsidR="00011932">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1 系统统一登录页面</w:t>
      </w:r>
    </w:p>
    <w:p w:rsidR="002F26DA" w:rsidRDefault="002F26DA" w:rsidP="002C015F">
      <w:pPr>
        <w:pStyle w:val="10"/>
        <w:tabs>
          <w:tab w:val="right" w:leader="dot" w:pos="9000"/>
        </w:tabs>
        <w:spacing w:line="400" w:lineRule="exact"/>
        <w:rPr>
          <w:b/>
          <w:kern w:val="0"/>
          <w:sz w:val="28"/>
          <w:szCs w:val="28"/>
        </w:rPr>
      </w:pPr>
    </w:p>
    <w:p w:rsidR="002F26DA" w:rsidRPr="00011932" w:rsidRDefault="002F26DA" w:rsidP="002C015F">
      <w:pPr>
        <w:rPr>
          <w:rFonts w:asciiTheme="minorEastAsia" w:hAnsiTheme="minorEastAsia"/>
          <w:sz w:val="24"/>
          <w:szCs w:val="24"/>
        </w:rPr>
      </w:pPr>
      <w:r>
        <w:lastRenderedPageBreak/>
        <w:tab/>
      </w:r>
      <w:r w:rsidRPr="00011932">
        <w:rPr>
          <w:rFonts w:asciiTheme="minorEastAsia" w:hAnsiTheme="minorEastAsia"/>
          <w:sz w:val="24"/>
          <w:szCs w:val="24"/>
        </w:rPr>
        <w:t>用户在浏览器中输入系统对应的域名</w:t>
      </w:r>
      <w:r w:rsidRPr="00011932">
        <w:rPr>
          <w:rFonts w:asciiTheme="minorEastAsia" w:hAnsiTheme="minorEastAsia" w:hint="eastAsia"/>
          <w:sz w:val="24"/>
          <w:szCs w:val="24"/>
        </w:rPr>
        <w:t>，</w:t>
      </w:r>
      <w:r w:rsidRPr="00011932">
        <w:rPr>
          <w:rFonts w:asciiTheme="minorEastAsia" w:hAnsiTheme="minorEastAsia"/>
          <w:sz w:val="24"/>
          <w:szCs w:val="24"/>
        </w:rPr>
        <w:t>进入到统一登录页面</w:t>
      </w:r>
      <w:r w:rsidRPr="00011932">
        <w:rPr>
          <w:rFonts w:asciiTheme="minorEastAsia" w:hAnsiTheme="minorEastAsia" w:hint="eastAsia"/>
          <w:sz w:val="24"/>
          <w:szCs w:val="24"/>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2F26DA" w:rsidRPr="00011932" w:rsidRDefault="002F26DA" w:rsidP="002C015F">
      <w:pPr>
        <w:rPr>
          <w:rFonts w:asciiTheme="majorEastAsia" w:eastAsiaTheme="majorEastAsia" w:hAnsiTheme="majorEastAsia"/>
          <w:b/>
        </w:rPr>
      </w:pPr>
    </w:p>
    <w:p w:rsidR="007A664E" w:rsidRPr="00011932" w:rsidRDefault="007A664E" w:rsidP="00321C1A">
      <w:pPr>
        <w:pStyle w:val="1"/>
      </w:pPr>
      <w:bookmarkStart w:id="57" w:name="_Toc38196317"/>
      <w:r w:rsidRPr="00011932">
        <w:rPr>
          <w:rFonts w:hint="eastAsia"/>
        </w:rPr>
        <w:t>6</w:t>
      </w:r>
      <w:r w:rsidRPr="00011932">
        <w:t xml:space="preserve">.2 </w:t>
      </w:r>
      <w:r w:rsidRPr="00011932">
        <w:t>客户模块</w:t>
      </w:r>
      <w:bookmarkEnd w:id="57"/>
    </w:p>
    <w:p w:rsidR="002F26DA" w:rsidRPr="00011932" w:rsidRDefault="002F26DA" w:rsidP="002C015F">
      <w:pPr>
        <w:rPr>
          <w:rFonts w:asciiTheme="minorEastAsia" w:hAnsiTheme="minorEastAsia"/>
          <w:sz w:val="24"/>
          <w:szCs w:val="24"/>
        </w:rPr>
      </w:pPr>
      <w:r>
        <w:tab/>
      </w:r>
      <w:r w:rsidRPr="00011932">
        <w:rPr>
          <w:rFonts w:asciiTheme="minorEastAsia" w:hAnsiTheme="minorEastAsia"/>
          <w:sz w:val="24"/>
          <w:szCs w:val="24"/>
        </w:rPr>
        <w:t>系统客户主页如图</w:t>
      </w:r>
      <w:r w:rsidR="0037729F">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2和图</w:t>
      </w:r>
      <w:r w:rsidR="0037729F">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3所示</w:t>
      </w:r>
      <w:r w:rsidRPr="00011932">
        <w:rPr>
          <w:rFonts w:asciiTheme="minorEastAsia" w:hAnsiTheme="minorEastAsia" w:hint="eastAsia"/>
          <w:sz w:val="24"/>
          <w:szCs w:val="24"/>
        </w:rPr>
        <w:t>。</w:t>
      </w:r>
    </w:p>
    <w:p w:rsidR="002F26DA" w:rsidRDefault="00321C1A" w:rsidP="002C015F">
      <w:pPr>
        <w:ind w:firstLineChars="500" w:firstLine="1050"/>
      </w:pPr>
      <w:r>
        <w:rPr>
          <w:rFonts w:hint="eastAsia"/>
          <w:noProof/>
        </w:rPr>
        <w:drawing>
          <wp:anchor distT="0" distB="0" distL="114300" distR="114300" simplePos="0" relativeHeight="251674624" behindDoc="0" locked="0" layoutInCell="1" allowOverlap="1">
            <wp:simplePos x="0" y="0"/>
            <wp:positionH relativeFrom="column">
              <wp:posOffset>2836683</wp:posOffset>
            </wp:positionH>
            <wp:positionV relativeFrom="paragraph">
              <wp:posOffset>207010</wp:posOffset>
            </wp:positionV>
            <wp:extent cx="2130425" cy="2393343"/>
            <wp:effectExtent l="0" t="0" r="3175" b="698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34278" cy="2397671"/>
                    </a:xfrm>
                    <a:prstGeom prst="rect">
                      <a:avLst/>
                    </a:prstGeom>
                  </pic:spPr>
                </pic:pic>
              </a:graphicData>
            </a:graphic>
          </wp:anchor>
        </w:drawing>
      </w:r>
      <w:r w:rsidR="0079557B">
        <w:rPr>
          <w:rFonts w:hint="eastAsia"/>
          <w:noProof/>
        </w:rPr>
        <w:drawing>
          <wp:anchor distT="0" distB="0" distL="114300" distR="114300" simplePos="0" relativeHeight="251673600" behindDoc="0" locked="0" layoutInCell="1" allowOverlap="1">
            <wp:simplePos x="0" y="0"/>
            <wp:positionH relativeFrom="column">
              <wp:posOffset>650074</wp:posOffset>
            </wp:positionH>
            <wp:positionV relativeFrom="paragraph">
              <wp:posOffset>199059</wp:posOffset>
            </wp:positionV>
            <wp:extent cx="2144395" cy="2385391"/>
            <wp:effectExtent l="0" t="0" r="825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55650" cy="2397911"/>
                    </a:xfrm>
                    <a:prstGeom prst="rect">
                      <a:avLst/>
                    </a:prstGeom>
                  </pic:spPr>
                </pic:pic>
              </a:graphicData>
            </a:graphic>
          </wp:anchor>
        </w:drawing>
      </w: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Pr="003506FD" w:rsidRDefault="002F26DA" w:rsidP="00321C1A"/>
    <w:p w:rsidR="00011932" w:rsidRDefault="002F26DA" w:rsidP="0079557B">
      <w:pPr>
        <w:pStyle w:val="10"/>
        <w:tabs>
          <w:tab w:val="right" w:leader="dot" w:pos="9000"/>
        </w:tabs>
        <w:spacing w:line="400" w:lineRule="exact"/>
        <w:rPr>
          <w:rFonts w:asciiTheme="minorEastAsia" w:eastAsiaTheme="minorEastAsia" w:hAnsiTheme="minorEastAsia"/>
          <w:sz w:val="24"/>
          <w:szCs w:val="24"/>
        </w:rPr>
      </w:pPr>
      <w:r>
        <w:rPr>
          <w:b/>
          <w:kern w:val="0"/>
          <w:sz w:val="28"/>
          <w:szCs w:val="28"/>
        </w:rPr>
        <w:t xml:space="preserve">           </w:t>
      </w:r>
      <w:r w:rsidRPr="00680954">
        <w:t xml:space="preserve"> </w:t>
      </w:r>
      <w:r w:rsidRPr="00011932">
        <w:rPr>
          <w:rFonts w:asciiTheme="minorEastAsia" w:eastAsiaTheme="minorEastAsia" w:hAnsiTheme="minorEastAsia"/>
          <w:sz w:val="24"/>
          <w:szCs w:val="24"/>
        </w:rPr>
        <w:t>图</w:t>
      </w:r>
      <w:r w:rsidR="0037729F">
        <w:rPr>
          <w:rFonts w:asciiTheme="minorEastAsia" w:eastAsiaTheme="minorEastAsia" w:hAnsiTheme="minorEastAsia"/>
          <w:sz w:val="24"/>
          <w:szCs w:val="24"/>
        </w:rPr>
        <w:t>6</w:t>
      </w:r>
      <w:r w:rsidRPr="00011932">
        <w:rPr>
          <w:rFonts w:asciiTheme="minorEastAsia" w:eastAsiaTheme="minorEastAsia" w:hAnsiTheme="minorEastAsia" w:hint="eastAsia"/>
          <w:sz w:val="24"/>
          <w:szCs w:val="24"/>
        </w:rPr>
        <w:t>-</w:t>
      </w:r>
      <w:r w:rsidRPr="00011932">
        <w:rPr>
          <w:rFonts w:asciiTheme="minorEastAsia" w:eastAsiaTheme="minorEastAsia" w:hAnsiTheme="minorEastAsia"/>
          <w:sz w:val="24"/>
          <w:szCs w:val="24"/>
        </w:rPr>
        <w:t>2 客户主页</w:t>
      </w:r>
      <w:r w:rsidRPr="00011932">
        <w:rPr>
          <w:rFonts w:asciiTheme="minorEastAsia" w:eastAsiaTheme="minorEastAsia" w:hAnsiTheme="minorEastAsia" w:hint="eastAsia"/>
          <w:sz w:val="24"/>
          <w:szCs w:val="24"/>
        </w:rPr>
        <w:t xml:space="preserve"> </w:t>
      </w:r>
      <w:r w:rsidRPr="00011932">
        <w:rPr>
          <w:rFonts w:asciiTheme="minorEastAsia" w:eastAsiaTheme="minorEastAsia" w:hAnsiTheme="minorEastAsia"/>
          <w:sz w:val="24"/>
          <w:szCs w:val="24"/>
        </w:rPr>
        <w:t xml:space="preserve">           </w:t>
      </w:r>
      <w:r w:rsidR="00011932">
        <w:rPr>
          <w:rFonts w:asciiTheme="minorEastAsia" w:eastAsiaTheme="minorEastAsia" w:hAnsiTheme="minorEastAsia"/>
          <w:sz w:val="24"/>
          <w:szCs w:val="24"/>
        </w:rPr>
        <w:t xml:space="preserve">    </w:t>
      </w:r>
      <w:r w:rsidRPr="00011932">
        <w:rPr>
          <w:rFonts w:asciiTheme="minorEastAsia" w:eastAsiaTheme="minorEastAsia" w:hAnsiTheme="minorEastAsia"/>
          <w:sz w:val="24"/>
          <w:szCs w:val="24"/>
        </w:rPr>
        <w:t>图</w:t>
      </w:r>
      <w:r w:rsidR="0037729F">
        <w:rPr>
          <w:rFonts w:asciiTheme="minorEastAsia" w:eastAsiaTheme="minorEastAsia" w:hAnsiTheme="minorEastAsia"/>
          <w:sz w:val="24"/>
          <w:szCs w:val="24"/>
        </w:rPr>
        <w:t>6</w:t>
      </w:r>
      <w:r w:rsidRPr="00011932">
        <w:rPr>
          <w:rFonts w:asciiTheme="minorEastAsia" w:eastAsiaTheme="minorEastAsia" w:hAnsiTheme="minorEastAsia" w:hint="eastAsia"/>
          <w:sz w:val="24"/>
          <w:szCs w:val="24"/>
        </w:rPr>
        <w:t>-</w:t>
      </w:r>
      <w:r w:rsidRPr="00011932">
        <w:rPr>
          <w:rFonts w:asciiTheme="minorEastAsia" w:eastAsiaTheme="minorEastAsia" w:hAnsiTheme="minorEastAsia"/>
          <w:sz w:val="24"/>
          <w:szCs w:val="24"/>
        </w:rPr>
        <w:t>3 客户主页</w:t>
      </w:r>
    </w:p>
    <w:p w:rsidR="00321C1A" w:rsidRPr="00321C1A" w:rsidRDefault="00321C1A" w:rsidP="00321C1A"/>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客户账号登录后进入客户主页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2</w:t>
      </w:r>
      <w:r w:rsidRPr="0037729F">
        <w:rPr>
          <w:rFonts w:asciiTheme="minorEastAsia" w:hAnsiTheme="minorEastAsia" w:hint="eastAsia"/>
          <w:sz w:val="24"/>
          <w:szCs w:val="24"/>
        </w:rPr>
        <w:t>。点击“客户主页”，</w:t>
      </w:r>
      <w:proofErr w:type="gramStart"/>
      <w:r w:rsidRPr="0037729F">
        <w:rPr>
          <w:rFonts w:asciiTheme="minorEastAsia" w:hAnsiTheme="minorEastAsia" w:hint="eastAsia"/>
          <w:sz w:val="24"/>
          <w:szCs w:val="24"/>
        </w:rPr>
        <w:t>侧边栏会</w:t>
      </w:r>
      <w:proofErr w:type="gramEnd"/>
      <w:r w:rsidRPr="0037729F">
        <w:rPr>
          <w:rFonts w:asciiTheme="minorEastAsia" w:hAnsiTheme="minorEastAsia" w:hint="eastAsia"/>
          <w:sz w:val="24"/>
          <w:szCs w:val="24"/>
        </w:rPr>
        <w:t>现“电脑维修”、“我的维修单”、“维修付款”、“退出登录”的功能，如图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3</w:t>
      </w:r>
      <w:r w:rsidRPr="0037729F">
        <w:rPr>
          <w:rFonts w:asciiTheme="minorEastAsia" w:hAnsiTheme="minorEastAsia" w:hint="eastAsia"/>
          <w:sz w:val="24"/>
          <w:szCs w:val="24"/>
        </w:rPr>
        <w:t>。客户可以根据自己需要，进入对应页面，完成填报维修单、确认维修单、查看维修单、维修单付款、退出登录等操作。填报维修单的入口在“电脑报修”；确认维修单和查看维修单的入口都在“我的维修单管理”。</w:t>
      </w:r>
    </w:p>
    <w:p w:rsidR="002F26DA" w:rsidRPr="002F26DA" w:rsidRDefault="002F26DA" w:rsidP="002C015F"/>
    <w:p w:rsidR="007A664E" w:rsidRPr="0037729F" w:rsidRDefault="007A664E" w:rsidP="00321C1A">
      <w:pPr>
        <w:pStyle w:val="1"/>
      </w:pPr>
      <w:bookmarkStart w:id="58" w:name="_Toc38196318"/>
      <w:r w:rsidRPr="0037729F">
        <w:rPr>
          <w:rFonts w:hint="eastAsia"/>
        </w:rPr>
        <w:t>6</w:t>
      </w:r>
      <w:r w:rsidRPr="0037729F">
        <w:t xml:space="preserve">.3 </w:t>
      </w:r>
      <w:r w:rsidRPr="0037729F">
        <w:t>维修员模块</w:t>
      </w:r>
      <w:bookmarkEnd w:id="58"/>
    </w:p>
    <w:p w:rsidR="002F26DA" w:rsidRPr="0037729F" w:rsidRDefault="0037729F" w:rsidP="0037729F">
      <w:pPr>
        <w:rPr>
          <w:rFonts w:asciiTheme="minorEastAsia" w:hAnsiTheme="minorEastAsia"/>
          <w:sz w:val="24"/>
          <w:szCs w:val="24"/>
        </w:rPr>
      </w:pPr>
      <w:r>
        <w:rPr>
          <w:rFonts w:hint="eastAsia"/>
          <w:noProof/>
        </w:rPr>
        <w:drawing>
          <wp:anchor distT="0" distB="0" distL="114300" distR="114300" simplePos="0" relativeHeight="251676672" behindDoc="0" locked="0" layoutInCell="1" allowOverlap="1">
            <wp:simplePos x="0" y="0"/>
            <wp:positionH relativeFrom="column">
              <wp:posOffset>2955953</wp:posOffset>
            </wp:positionH>
            <wp:positionV relativeFrom="paragraph">
              <wp:posOffset>255601</wp:posOffset>
            </wp:positionV>
            <wp:extent cx="1741805" cy="1956021"/>
            <wp:effectExtent l="0" t="0" r="0" b="635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47354" cy="1962253"/>
                    </a:xfrm>
                    <a:prstGeom prst="rect">
                      <a:avLst/>
                    </a:prstGeom>
                  </pic:spPr>
                </pic:pic>
              </a:graphicData>
            </a:graphic>
          </wp:anchor>
        </w:drawing>
      </w:r>
      <w:r w:rsidR="002F26DA">
        <w:tab/>
      </w:r>
      <w:r w:rsidR="002F26DA" w:rsidRPr="0037729F">
        <w:rPr>
          <w:rFonts w:asciiTheme="minorEastAsia" w:hAnsiTheme="minorEastAsia"/>
          <w:sz w:val="24"/>
          <w:szCs w:val="24"/>
        </w:rPr>
        <w:t>维修员主页如图</w:t>
      </w:r>
      <w:r>
        <w:rPr>
          <w:rFonts w:asciiTheme="minorEastAsia" w:hAnsiTheme="minorEastAsia"/>
          <w:sz w:val="24"/>
          <w:szCs w:val="24"/>
        </w:rPr>
        <w:t>6</w:t>
      </w:r>
      <w:r w:rsidR="002F26DA" w:rsidRPr="0037729F">
        <w:rPr>
          <w:rFonts w:asciiTheme="minorEastAsia" w:hAnsiTheme="minorEastAsia" w:hint="eastAsia"/>
          <w:sz w:val="24"/>
          <w:szCs w:val="24"/>
        </w:rPr>
        <w:t>-</w:t>
      </w:r>
      <w:r w:rsidR="002F26DA" w:rsidRPr="0037729F">
        <w:rPr>
          <w:rFonts w:asciiTheme="minorEastAsia" w:hAnsiTheme="minorEastAsia"/>
          <w:sz w:val="24"/>
          <w:szCs w:val="24"/>
        </w:rPr>
        <w:t>4和图</w:t>
      </w:r>
      <w:r>
        <w:rPr>
          <w:rFonts w:asciiTheme="minorEastAsia" w:hAnsiTheme="minorEastAsia"/>
          <w:sz w:val="24"/>
          <w:szCs w:val="24"/>
        </w:rPr>
        <w:t>6</w:t>
      </w:r>
      <w:r w:rsidR="002F26DA" w:rsidRPr="0037729F">
        <w:rPr>
          <w:rFonts w:asciiTheme="minorEastAsia" w:hAnsiTheme="minorEastAsia" w:hint="eastAsia"/>
          <w:sz w:val="24"/>
          <w:szCs w:val="24"/>
        </w:rPr>
        <w:t>-</w:t>
      </w:r>
      <w:r w:rsidR="002F26DA" w:rsidRPr="0037729F">
        <w:rPr>
          <w:rFonts w:asciiTheme="minorEastAsia" w:hAnsiTheme="minorEastAsia"/>
          <w:sz w:val="24"/>
          <w:szCs w:val="24"/>
        </w:rPr>
        <w:t>5所示</w:t>
      </w:r>
      <w:r w:rsidR="002F26DA" w:rsidRPr="0037729F">
        <w:rPr>
          <w:rFonts w:asciiTheme="minorEastAsia" w:hAnsiTheme="minorEastAsia" w:hint="eastAsia"/>
          <w:sz w:val="24"/>
          <w:szCs w:val="24"/>
        </w:rPr>
        <w:t>。</w:t>
      </w:r>
    </w:p>
    <w:p w:rsidR="002F26DA" w:rsidRDefault="0037729F" w:rsidP="002C015F">
      <w:pPr>
        <w:ind w:firstLineChars="900" w:firstLine="1890"/>
      </w:pPr>
      <w:r>
        <w:rPr>
          <w:rFonts w:hint="eastAsia"/>
          <w:noProof/>
        </w:rPr>
        <w:drawing>
          <wp:anchor distT="0" distB="0" distL="114300" distR="114300" simplePos="0" relativeHeight="251675648" behindDoc="0" locked="0" layoutInCell="1" allowOverlap="1">
            <wp:simplePos x="0" y="0"/>
            <wp:positionH relativeFrom="column">
              <wp:posOffset>1198714</wp:posOffset>
            </wp:positionH>
            <wp:positionV relativeFrom="paragraph">
              <wp:posOffset>9554</wp:posOffset>
            </wp:positionV>
            <wp:extent cx="1677035" cy="1963972"/>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9000" cy="1977984"/>
                    </a:xfrm>
                    <a:prstGeom prst="rect">
                      <a:avLst/>
                    </a:prstGeom>
                  </pic:spPr>
                </pic:pic>
              </a:graphicData>
            </a:graphic>
          </wp:anchor>
        </w:drawing>
      </w: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37729F"/>
    <w:p w:rsidR="0079557B" w:rsidRDefault="002F26DA" w:rsidP="00321C1A">
      <w:pPr>
        <w:ind w:firstLineChars="900" w:firstLine="1890"/>
        <w:rPr>
          <w:rFonts w:asciiTheme="minorEastAsia" w:hAnsiTheme="minorEastAsia"/>
          <w:sz w:val="24"/>
          <w:szCs w:val="24"/>
        </w:rPr>
      </w:pPr>
      <w:r>
        <w:rPr>
          <w:rFonts w:hint="eastAsia"/>
        </w:rPr>
        <w:t xml:space="preserve"> </w:t>
      </w:r>
      <w:r w:rsidR="0037729F">
        <w:t xml:space="preserve"> </w:t>
      </w:r>
      <w:r w:rsidRPr="0037729F">
        <w:rPr>
          <w:rFonts w:asciiTheme="minorEastAsia" w:hAnsiTheme="minorEastAsia"/>
          <w:sz w:val="24"/>
          <w:szCs w:val="24"/>
        </w:rPr>
        <w:t>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4 维修员主页</w:t>
      </w:r>
      <w:r w:rsidRPr="0037729F">
        <w:rPr>
          <w:rFonts w:asciiTheme="minorEastAsia" w:hAnsiTheme="minorEastAsia" w:hint="eastAsia"/>
          <w:sz w:val="24"/>
          <w:szCs w:val="24"/>
        </w:rPr>
        <w:t xml:space="preserve"> </w:t>
      </w:r>
      <w:r w:rsidR="0037729F">
        <w:rPr>
          <w:rFonts w:asciiTheme="minorEastAsia" w:hAnsiTheme="minorEastAsia"/>
          <w:sz w:val="24"/>
          <w:szCs w:val="24"/>
        </w:rPr>
        <w:t xml:space="preserve">       </w:t>
      </w:r>
      <w:r w:rsidRPr="0037729F">
        <w:rPr>
          <w:rFonts w:asciiTheme="minorEastAsia" w:hAnsiTheme="minorEastAsia"/>
          <w:sz w:val="24"/>
          <w:szCs w:val="24"/>
        </w:rPr>
        <w:t>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5 维修员主页</w:t>
      </w:r>
    </w:p>
    <w:p w:rsidR="00B46397" w:rsidRPr="0037729F" w:rsidRDefault="00B46397" w:rsidP="00321C1A">
      <w:pPr>
        <w:ind w:firstLineChars="900" w:firstLine="2160"/>
        <w:rPr>
          <w:rFonts w:asciiTheme="minorEastAsia" w:hAnsiTheme="minorEastAsia"/>
          <w:sz w:val="24"/>
          <w:szCs w:val="24"/>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维修员账号登录后进入维修员主页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4</w:t>
      </w:r>
      <w:r w:rsidRPr="0037729F">
        <w:rPr>
          <w:rFonts w:asciiTheme="minorEastAsia" w:hAnsiTheme="minorEastAsia" w:hint="eastAsia"/>
          <w:sz w:val="24"/>
          <w:szCs w:val="24"/>
        </w:rPr>
        <w:t>。点击“维修员主页”，</w:t>
      </w:r>
      <w:proofErr w:type="gramStart"/>
      <w:r w:rsidRPr="0037729F">
        <w:rPr>
          <w:rFonts w:asciiTheme="minorEastAsia" w:hAnsiTheme="minorEastAsia" w:hint="eastAsia"/>
          <w:sz w:val="24"/>
          <w:szCs w:val="24"/>
        </w:rPr>
        <w:t>侧边栏会</w:t>
      </w:r>
      <w:proofErr w:type="gramEnd"/>
      <w:r w:rsidRPr="0037729F">
        <w:rPr>
          <w:rFonts w:asciiTheme="minorEastAsia" w:hAnsiTheme="minorEastAsia" w:hint="eastAsia"/>
          <w:sz w:val="24"/>
          <w:szCs w:val="24"/>
        </w:rPr>
        <w:t>现“我的维修单”、“申请休假”、“退出登录”的功能，如图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5</w:t>
      </w:r>
      <w:r w:rsidRPr="0037729F">
        <w:rPr>
          <w:rFonts w:asciiTheme="minorEastAsia" w:hAnsiTheme="minorEastAsia" w:hint="eastAsia"/>
          <w:sz w:val="24"/>
          <w:szCs w:val="24"/>
        </w:rPr>
        <w:t>。维修员可以根据自己需要，进入对应页面，完成维修单完善、申请维修</w:t>
      </w:r>
      <w:proofErr w:type="gramStart"/>
      <w:r w:rsidRPr="0037729F">
        <w:rPr>
          <w:rFonts w:asciiTheme="minorEastAsia" w:hAnsiTheme="minorEastAsia" w:hint="eastAsia"/>
          <w:sz w:val="24"/>
          <w:szCs w:val="24"/>
        </w:rPr>
        <w:t>单重新</w:t>
      </w:r>
      <w:proofErr w:type="gramEnd"/>
      <w:r w:rsidRPr="0037729F">
        <w:rPr>
          <w:rFonts w:asciiTheme="minorEastAsia" w:hAnsiTheme="minorEastAsia" w:hint="eastAsia"/>
          <w:sz w:val="24"/>
          <w:szCs w:val="24"/>
        </w:rPr>
        <w:t>分配、维修单完成、申请休假、退出登录等操作。完成维修单、申请维修</w:t>
      </w:r>
      <w:proofErr w:type="gramStart"/>
      <w:r w:rsidRPr="0037729F">
        <w:rPr>
          <w:rFonts w:asciiTheme="minorEastAsia" w:hAnsiTheme="minorEastAsia" w:hint="eastAsia"/>
          <w:sz w:val="24"/>
          <w:szCs w:val="24"/>
        </w:rPr>
        <w:t>单重新</w:t>
      </w:r>
      <w:proofErr w:type="gramEnd"/>
      <w:r w:rsidRPr="0037729F">
        <w:rPr>
          <w:rFonts w:asciiTheme="minorEastAsia" w:hAnsiTheme="minorEastAsia" w:hint="eastAsia"/>
          <w:sz w:val="24"/>
          <w:szCs w:val="24"/>
        </w:rPr>
        <w:t>分配、维修</w:t>
      </w:r>
      <w:proofErr w:type="gramStart"/>
      <w:r w:rsidRPr="0037729F">
        <w:rPr>
          <w:rFonts w:asciiTheme="minorEastAsia" w:hAnsiTheme="minorEastAsia" w:hint="eastAsia"/>
          <w:sz w:val="24"/>
          <w:szCs w:val="24"/>
        </w:rPr>
        <w:t>单完成</w:t>
      </w:r>
      <w:proofErr w:type="gramEnd"/>
      <w:r w:rsidRPr="0037729F">
        <w:rPr>
          <w:rFonts w:asciiTheme="minorEastAsia" w:hAnsiTheme="minorEastAsia" w:hint="eastAsia"/>
          <w:sz w:val="24"/>
          <w:szCs w:val="24"/>
        </w:rPr>
        <w:t>的入口都在“我的维修单”。申请休假时，维修员需要填写休假时间和请假理由，两者都不能为空，否则请假申请将不能提交。</w:t>
      </w:r>
    </w:p>
    <w:p w:rsidR="002F26DA" w:rsidRPr="002F26DA" w:rsidRDefault="002F26DA" w:rsidP="002C015F"/>
    <w:p w:rsidR="007A664E" w:rsidRPr="0037729F" w:rsidRDefault="007A664E" w:rsidP="00321C1A">
      <w:pPr>
        <w:pStyle w:val="1"/>
      </w:pPr>
      <w:bookmarkStart w:id="59" w:name="_Toc38196319"/>
      <w:r w:rsidRPr="0037729F">
        <w:rPr>
          <w:rFonts w:hint="eastAsia"/>
        </w:rPr>
        <w:t>6</w:t>
      </w:r>
      <w:r w:rsidRPr="0037729F">
        <w:t xml:space="preserve">.4 </w:t>
      </w:r>
      <w:r w:rsidRPr="0037729F">
        <w:t>管理员模块</w:t>
      </w:r>
      <w:bookmarkEnd w:id="59"/>
    </w:p>
    <w:p w:rsidR="002F26DA" w:rsidRDefault="002F26DA" w:rsidP="002C015F">
      <w:r>
        <w:rPr>
          <w:rFonts w:hint="eastAsia"/>
          <w:noProof/>
        </w:rPr>
        <w:drawing>
          <wp:anchor distT="0" distB="0" distL="114300" distR="114300" simplePos="0" relativeHeight="251677696" behindDoc="0" locked="0" layoutInCell="1" allowOverlap="1">
            <wp:simplePos x="0" y="0"/>
            <wp:positionH relativeFrom="column">
              <wp:posOffset>268412</wp:posOffset>
            </wp:positionH>
            <wp:positionV relativeFrom="paragraph">
              <wp:posOffset>17946</wp:posOffset>
            </wp:positionV>
            <wp:extent cx="5309837" cy="1693627"/>
            <wp:effectExtent l="0" t="0" r="5715" b="190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24012" cy="1698148"/>
                    </a:xfrm>
                    <a:prstGeom prst="rect">
                      <a:avLst/>
                    </a:prstGeom>
                  </pic:spPr>
                </pic:pic>
              </a:graphicData>
            </a:graphic>
          </wp:anchor>
        </w:drawing>
      </w:r>
      <w:r>
        <w:tab/>
      </w:r>
      <w:r>
        <w:t>管理员主页如图</w:t>
      </w:r>
      <w:r>
        <w:rPr>
          <w:rFonts w:hint="eastAsia"/>
        </w:rPr>
        <w:t>7-</w:t>
      </w:r>
      <w:r>
        <w:t>6</w:t>
      </w:r>
      <w:r>
        <w:t>所示</w:t>
      </w:r>
      <w:r>
        <w:rPr>
          <w:rFonts w:hint="eastAsia"/>
        </w:rPr>
        <w:t>。</w:t>
      </w: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rPr>
          <w:rFonts w:asciiTheme="minorEastAsia" w:hAnsiTheme="minorEastAsia"/>
          <w:sz w:val="24"/>
          <w:szCs w:val="24"/>
        </w:rPr>
      </w:pPr>
      <w:r>
        <w:rPr>
          <w:rFonts w:hint="eastAsia"/>
        </w:rPr>
        <w:t xml:space="preserve"> </w:t>
      </w:r>
      <w:r>
        <w:t xml:space="preserve">                                  </w:t>
      </w:r>
      <w:r w:rsidRPr="0037729F">
        <w:rPr>
          <w:rFonts w:asciiTheme="minorEastAsia" w:hAnsiTheme="minorEastAsia"/>
          <w:sz w:val="24"/>
          <w:szCs w:val="24"/>
        </w:rPr>
        <w:t>图</w:t>
      </w:r>
      <w:r w:rsidR="0037729F" w:rsidRP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6 管理员主页</w:t>
      </w:r>
    </w:p>
    <w:p w:rsidR="0037729F" w:rsidRPr="00001641" w:rsidRDefault="0037729F" w:rsidP="002C015F">
      <w:pPr>
        <w:ind w:firstLineChars="200" w:firstLine="420"/>
        <w:rPr>
          <w:rStyle w:val="a5"/>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管理员账号登录后进入管理员主页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sidRP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6所示</w:t>
      </w:r>
      <w:r w:rsidRPr="0037729F">
        <w:rPr>
          <w:rFonts w:asciiTheme="minorEastAsia" w:hAnsiTheme="minorEastAsia" w:hint="eastAsia"/>
          <w:sz w:val="24"/>
          <w:szCs w:val="24"/>
        </w:rPr>
        <w:t>。</w:t>
      </w:r>
      <w:r w:rsidRPr="0037729F">
        <w:rPr>
          <w:rFonts w:asciiTheme="minorEastAsia" w:hAnsiTheme="minorEastAsia"/>
          <w:sz w:val="24"/>
          <w:szCs w:val="24"/>
        </w:rPr>
        <w:t>管理员主页有</w:t>
      </w:r>
      <w:r w:rsidRPr="0037729F">
        <w:rPr>
          <w:rFonts w:asciiTheme="minorEastAsia" w:hAnsiTheme="minorEastAsia" w:hint="eastAsia"/>
          <w:sz w:val="24"/>
          <w:szCs w:val="24"/>
        </w:rPr>
        <w:t>“客户管理”、“维修单管理”、“维修员管理”三个选项，点击对应选项，对客户、维修单、维修员进行操作，包括数据的增删改查、</w:t>
      </w:r>
      <w:r w:rsidRPr="0037729F">
        <w:rPr>
          <w:rFonts w:asciiTheme="minorEastAsia" w:hAnsiTheme="minorEastAsia"/>
          <w:sz w:val="24"/>
          <w:szCs w:val="24"/>
        </w:rPr>
        <w:t>维修单的重新分配</w:t>
      </w:r>
      <w:r w:rsidRPr="0037729F">
        <w:rPr>
          <w:rFonts w:asciiTheme="minorEastAsia" w:hAnsiTheme="minorEastAsia" w:hint="eastAsia"/>
          <w:sz w:val="24"/>
          <w:szCs w:val="24"/>
        </w:rPr>
        <w:t>、</w:t>
      </w:r>
      <w:r w:rsidRPr="0037729F">
        <w:rPr>
          <w:rFonts w:asciiTheme="minorEastAsia" w:hAnsiTheme="minorEastAsia"/>
          <w:sz w:val="24"/>
          <w:szCs w:val="24"/>
        </w:rPr>
        <w:t>维修员请假申请的审批等功能</w:t>
      </w:r>
      <w:r w:rsidRPr="0037729F">
        <w:rPr>
          <w:rFonts w:asciiTheme="minorEastAsia" w:hAnsiTheme="minorEastAsia" w:hint="eastAsia"/>
          <w:sz w:val="24"/>
          <w:szCs w:val="24"/>
        </w:rPr>
        <w:t>。点击对应选项，可以查看对应的客户、维修单、维修员列表，列表页面具有翻页功能。</w:t>
      </w:r>
    </w:p>
    <w:p w:rsidR="002F26DA" w:rsidRPr="002F26DA" w:rsidRDefault="002F26DA" w:rsidP="002C015F"/>
    <w:p w:rsidR="007A664E" w:rsidRPr="0037729F" w:rsidRDefault="007A664E" w:rsidP="00321C1A">
      <w:pPr>
        <w:pStyle w:val="1"/>
      </w:pPr>
      <w:bookmarkStart w:id="60" w:name="_Toc38196320"/>
      <w:r w:rsidRPr="0037729F">
        <w:rPr>
          <w:rFonts w:hint="eastAsia"/>
        </w:rPr>
        <w:t>6</w:t>
      </w:r>
      <w:r w:rsidRPr="0037729F">
        <w:t xml:space="preserve">.5 </w:t>
      </w:r>
      <w:r w:rsidRPr="0037729F">
        <w:t>本章小结</w:t>
      </w:r>
      <w:bookmarkEnd w:id="60"/>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本章主要是对系统使用的说明</w:t>
      </w:r>
      <w:r w:rsidRPr="0037729F">
        <w:rPr>
          <w:rFonts w:asciiTheme="minorEastAsia" w:hAnsiTheme="minorEastAsia" w:hint="eastAsia"/>
          <w:sz w:val="24"/>
          <w:szCs w:val="24"/>
        </w:rPr>
        <w:t>，</w:t>
      </w:r>
      <w:r w:rsidRPr="0037729F">
        <w:rPr>
          <w:rFonts w:asciiTheme="minorEastAsia" w:hAnsiTheme="minorEastAsia"/>
          <w:sz w:val="24"/>
          <w:szCs w:val="24"/>
        </w:rPr>
        <w:t>配合系统效果图</w:t>
      </w:r>
      <w:r w:rsidRPr="0037729F">
        <w:rPr>
          <w:rFonts w:asciiTheme="minorEastAsia" w:hAnsiTheme="minorEastAsia" w:hint="eastAsia"/>
          <w:sz w:val="24"/>
          <w:szCs w:val="24"/>
        </w:rPr>
        <w:t>，</w:t>
      </w:r>
      <w:r w:rsidRPr="0037729F">
        <w:rPr>
          <w:rFonts w:asciiTheme="minorEastAsia" w:hAnsiTheme="minorEastAsia"/>
          <w:sz w:val="24"/>
          <w:szCs w:val="24"/>
        </w:rPr>
        <w:t>帮助用户更好的理解系统的功能和使用规则</w:t>
      </w:r>
      <w:r w:rsidRPr="0037729F">
        <w:rPr>
          <w:rFonts w:asciiTheme="minorEastAsia" w:hAnsiTheme="minorEastAsia" w:hint="eastAsia"/>
          <w:sz w:val="24"/>
          <w:szCs w:val="24"/>
        </w:rPr>
        <w:t>。</w:t>
      </w:r>
      <w:r w:rsidRPr="0037729F">
        <w:rPr>
          <w:rFonts w:asciiTheme="minorEastAsia" w:hAnsiTheme="minorEastAsia"/>
          <w:sz w:val="24"/>
          <w:szCs w:val="24"/>
        </w:rPr>
        <w:t>系统的使用说明主要为客户</w:t>
      </w:r>
      <w:r w:rsidRPr="0037729F">
        <w:rPr>
          <w:rFonts w:asciiTheme="minorEastAsia" w:hAnsiTheme="minorEastAsia" w:hint="eastAsia"/>
          <w:sz w:val="24"/>
          <w:szCs w:val="24"/>
        </w:rPr>
        <w:t>、</w:t>
      </w:r>
      <w:r w:rsidRPr="0037729F">
        <w:rPr>
          <w:rFonts w:asciiTheme="minorEastAsia" w:hAnsiTheme="minorEastAsia"/>
          <w:sz w:val="24"/>
          <w:szCs w:val="24"/>
        </w:rPr>
        <w:t>维修员</w:t>
      </w:r>
      <w:r w:rsidRPr="0037729F">
        <w:rPr>
          <w:rFonts w:asciiTheme="minorEastAsia" w:hAnsiTheme="minorEastAsia" w:hint="eastAsia"/>
          <w:sz w:val="24"/>
          <w:szCs w:val="24"/>
        </w:rPr>
        <w:t>、</w:t>
      </w:r>
      <w:r w:rsidRPr="0037729F">
        <w:rPr>
          <w:rFonts w:asciiTheme="minorEastAsia" w:hAnsiTheme="minorEastAsia"/>
          <w:sz w:val="24"/>
          <w:szCs w:val="24"/>
        </w:rPr>
        <w:t>管理员三类用户服务</w:t>
      </w:r>
      <w:r w:rsidRPr="0037729F">
        <w:rPr>
          <w:rFonts w:asciiTheme="minorEastAsia" w:hAnsiTheme="minorEastAsia" w:hint="eastAsia"/>
          <w:sz w:val="24"/>
          <w:szCs w:val="24"/>
        </w:rPr>
        <w:t>，使得系统简易明了，容易上手。</w:t>
      </w:r>
    </w:p>
    <w:p w:rsidR="007A664E" w:rsidRPr="002F26DA" w:rsidRDefault="007A664E" w:rsidP="002C015F"/>
    <w:p w:rsidR="007A664E" w:rsidRDefault="00407C0E" w:rsidP="00321C1A">
      <w:pPr>
        <w:pStyle w:val="aa"/>
      </w:pPr>
      <w:bookmarkStart w:id="61" w:name="_Toc38196321"/>
      <w:r w:rsidRPr="0037729F">
        <w:t>第七</w:t>
      </w:r>
      <w:r w:rsidR="007A664E" w:rsidRPr="0037729F">
        <w:t>章</w:t>
      </w:r>
      <w:r w:rsidRPr="0037729F">
        <w:rPr>
          <w:rFonts w:hint="eastAsia"/>
        </w:rPr>
        <w:t xml:space="preserve"> </w:t>
      </w:r>
      <w:r w:rsidRPr="0037729F">
        <w:rPr>
          <w:rFonts w:hint="eastAsia"/>
        </w:rPr>
        <w:t>总结</w:t>
      </w:r>
      <w:bookmarkEnd w:id="61"/>
    </w:p>
    <w:p w:rsidR="0037729F" w:rsidRPr="0037729F" w:rsidRDefault="0037729F" w:rsidP="0037729F">
      <w:pPr>
        <w:jc w:val="center"/>
        <w:rPr>
          <w:rFonts w:asciiTheme="majorEastAsia" w:eastAsiaTheme="majorEastAsia" w:hAnsiTheme="majorEastAsia"/>
          <w:b/>
          <w:sz w:val="30"/>
          <w:szCs w:val="30"/>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通过本次电脑维修管理系统的设计与开发</w:t>
      </w:r>
      <w:r w:rsidRPr="0037729F">
        <w:rPr>
          <w:rFonts w:asciiTheme="minorEastAsia" w:hAnsiTheme="minorEastAsia" w:hint="eastAsia"/>
          <w:sz w:val="24"/>
          <w:szCs w:val="24"/>
        </w:rPr>
        <w:t>，对四年来学习到的知识进行了实践与应用。本次系统的设计与开发，不仅仅是对已有知识的巩固，也是对新知识学习的过程。本次设</w:t>
      </w:r>
      <w:r w:rsidRPr="0037729F">
        <w:rPr>
          <w:rFonts w:asciiTheme="minorEastAsia" w:hAnsiTheme="minorEastAsia" w:hint="eastAsia"/>
          <w:sz w:val="24"/>
          <w:szCs w:val="24"/>
        </w:rPr>
        <w:lastRenderedPageBreak/>
        <w:t>计与开发，让我从整体上开始设计一个完整的系统，包括需求分析、架构设计、流程设计、详细设计、使用说明等部分。在开发过程中，也更加了解和熟练的使用了Django框架、vue.js框架、MySQL数据库、Nginx服务器等开发工具。最终完成了本系统最开始设计开发的目标。</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hint="eastAsia"/>
          <w:sz w:val="24"/>
          <w:szCs w:val="24"/>
        </w:rPr>
        <w:t>了解电脑维修管理系统在国内外的研究现状和研发背景。</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根据系统的需求分析</w:t>
      </w:r>
      <w:r w:rsidRPr="0037729F">
        <w:rPr>
          <w:rFonts w:asciiTheme="minorEastAsia" w:eastAsiaTheme="minorEastAsia" w:hAnsiTheme="minorEastAsia" w:hint="eastAsia"/>
          <w:sz w:val="24"/>
          <w:szCs w:val="24"/>
        </w:rPr>
        <w:t>，</w:t>
      </w:r>
      <w:r w:rsidRPr="0037729F">
        <w:rPr>
          <w:rFonts w:asciiTheme="minorEastAsia" w:eastAsiaTheme="minorEastAsia" w:hAnsiTheme="minorEastAsia"/>
          <w:sz w:val="24"/>
          <w:szCs w:val="24"/>
        </w:rPr>
        <w:t>设计出系统的大致功能</w:t>
      </w:r>
      <w:r w:rsidRPr="0037729F">
        <w:rPr>
          <w:rFonts w:asciiTheme="minorEastAsia" w:eastAsiaTheme="minorEastAsia" w:hAnsiTheme="minorEastAsia" w:hint="eastAsia"/>
          <w:sz w:val="24"/>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根据系统使用的技术设计系统的技术架构</w:t>
      </w:r>
      <w:r w:rsidRPr="0037729F">
        <w:rPr>
          <w:rFonts w:asciiTheme="minorEastAsia" w:eastAsiaTheme="minorEastAsia" w:hAnsiTheme="minorEastAsia" w:hint="eastAsia"/>
          <w:sz w:val="24"/>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对系统进行详细设计</w:t>
      </w:r>
      <w:r w:rsidRPr="0037729F">
        <w:rPr>
          <w:rFonts w:asciiTheme="minorEastAsia" w:eastAsiaTheme="minorEastAsia" w:hAnsiTheme="minorEastAsia" w:hint="eastAsia"/>
          <w:sz w:val="24"/>
          <w:szCs w:val="24"/>
        </w:rPr>
        <w:t>，</w:t>
      </w:r>
      <w:r w:rsidRPr="0037729F">
        <w:rPr>
          <w:rFonts w:asciiTheme="minorEastAsia" w:eastAsiaTheme="minorEastAsia" w:hAnsiTheme="minorEastAsia"/>
          <w:sz w:val="24"/>
          <w:szCs w:val="24"/>
        </w:rPr>
        <w:t>按模块对系统的功能进行了详细设计</w:t>
      </w:r>
      <w:r w:rsidRPr="0037729F">
        <w:rPr>
          <w:rFonts w:asciiTheme="minorEastAsia" w:eastAsiaTheme="minorEastAsia" w:hAnsiTheme="minorEastAsia" w:hint="eastAsia"/>
          <w:sz w:val="24"/>
          <w:szCs w:val="24"/>
        </w:rPr>
        <w:t>。</w:t>
      </w:r>
    </w:p>
    <w:p w:rsidR="002F26DA" w:rsidRDefault="002F26DA" w:rsidP="002C015F">
      <w:pPr>
        <w:ind w:firstLine="420"/>
        <w:rPr>
          <w:rFonts w:asciiTheme="minorEastAsia" w:hAnsiTheme="minorEastAsia"/>
          <w:sz w:val="24"/>
          <w:szCs w:val="24"/>
        </w:rPr>
      </w:pPr>
      <w:r w:rsidRPr="0037729F">
        <w:rPr>
          <w:rFonts w:asciiTheme="minorEastAsia" w:hAnsiTheme="minorEastAsia"/>
          <w:sz w:val="24"/>
          <w:szCs w:val="24"/>
        </w:rPr>
        <w:t>系统的设计与开发是一个不小的工程</w:t>
      </w:r>
      <w:r w:rsidRPr="0037729F">
        <w:rPr>
          <w:rFonts w:asciiTheme="minorEastAsia" w:hAnsiTheme="minorEastAsia" w:hint="eastAsia"/>
          <w:sz w:val="24"/>
          <w:szCs w:val="24"/>
        </w:rPr>
        <w:t>，</w:t>
      </w:r>
      <w:r w:rsidRPr="0037729F">
        <w:rPr>
          <w:rFonts w:asciiTheme="minorEastAsia" w:hAnsiTheme="minorEastAsia"/>
          <w:sz w:val="24"/>
          <w:szCs w:val="24"/>
        </w:rPr>
        <w:t>在这个过程中资料的查询</w:t>
      </w:r>
      <w:r w:rsidRPr="0037729F">
        <w:rPr>
          <w:rFonts w:asciiTheme="minorEastAsia" w:hAnsiTheme="minorEastAsia" w:hint="eastAsia"/>
          <w:sz w:val="24"/>
          <w:szCs w:val="24"/>
        </w:rPr>
        <w:t>、</w:t>
      </w:r>
      <w:r w:rsidRPr="0037729F">
        <w:rPr>
          <w:rFonts w:asciiTheme="minorEastAsia" w:hAnsiTheme="minorEastAsia"/>
          <w:sz w:val="24"/>
          <w:szCs w:val="24"/>
        </w:rPr>
        <w:t>学习新技能</w:t>
      </w:r>
      <w:r w:rsidRPr="0037729F">
        <w:rPr>
          <w:rFonts w:asciiTheme="minorEastAsia" w:hAnsiTheme="minorEastAsia" w:hint="eastAsia"/>
          <w:sz w:val="24"/>
          <w:szCs w:val="24"/>
        </w:rPr>
        <w:t>、</w:t>
      </w:r>
      <w:r w:rsidRPr="0037729F">
        <w:rPr>
          <w:rFonts w:asciiTheme="minorEastAsia" w:hAnsiTheme="minorEastAsia"/>
          <w:sz w:val="24"/>
          <w:szCs w:val="24"/>
        </w:rPr>
        <w:t>按部就班的完成计划是一种在学习中进步的过程</w:t>
      </w:r>
      <w:r w:rsidRPr="0037729F">
        <w:rPr>
          <w:rFonts w:asciiTheme="minorEastAsia" w:hAnsiTheme="minorEastAsia" w:hint="eastAsia"/>
          <w:sz w:val="24"/>
          <w:szCs w:val="24"/>
        </w:rPr>
        <w:t>。</w:t>
      </w: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2F26DA" w:rsidRDefault="00321C1A" w:rsidP="00321C1A">
      <w:pPr>
        <w:tabs>
          <w:tab w:val="left" w:pos="1202"/>
        </w:tabs>
      </w:pPr>
      <w:r>
        <w:tab/>
      </w: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79557B" w:rsidRPr="002F26DA" w:rsidRDefault="0079557B" w:rsidP="002C015F"/>
    <w:p w:rsidR="00407C0E" w:rsidRDefault="00407C0E" w:rsidP="00321C1A">
      <w:pPr>
        <w:pStyle w:val="aa"/>
      </w:pPr>
      <w:bookmarkStart w:id="62" w:name="_Toc38196322"/>
      <w:commentRangeStart w:id="63"/>
      <w:r w:rsidRPr="0037729F">
        <w:t>参考文献</w:t>
      </w:r>
      <w:bookmarkEnd w:id="62"/>
      <w:commentRangeEnd w:id="63"/>
      <w:r w:rsidR="007D18FB">
        <w:rPr>
          <w:rStyle w:val="ad"/>
          <w:rFonts w:asciiTheme="minorHAnsi" w:eastAsiaTheme="minorEastAsia" w:hAnsiTheme="minorHAnsi" w:cstheme="minorBidi"/>
          <w:b w:val="0"/>
          <w:bCs w:val="0"/>
        </w:rPr>
        <w:commentReference w:id="63"/>
      </w:r>
    </w:p>
    <w:p w:rsidR="001C34D1" w:rsidRPr="0037729F" w:rsidRDefault="001C34D1" w:rsidP="0037729F">
      <w:pPr>
        <w:jc w:val="center"/>
        <w:rPr>
          <w:rFonts w:asciiTheme="majorEastAsia" w:eastAsiaTheme="majorEastAsia" w:hAnsiTheme="majorEastAsia"/>
          <w:b/>
          <w:sz w:val="30"/>
          <w:szCs w:val="30"/>
        </w:rPr>
      </w:pPr>
    </w:p>
    <w:p w:rsidR="00F05AA0"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王丹</w:t>
      </w:r>
      <w:r w:rsidRPr="00137670">
        <w:rPr>
          <w:sz w:val="24"/>
          <w:szCs w:val="24"/>
        </w:rPr>
        <w:t>.  </w:t>
      </w:r>
      <w:hyperlink r:id="rId34" w:tgtFrame="_blank" w:history="1">
        <w:proofErr w:type="gramStart"/>
        <w:r w:rsidRPr="00137670">
          <w:rPr>
            <w:sz w:val="24"/>
            <w:szCs w:val="24"/>
          </w:rPr>
          <w:t>大普通</w:t>
        </w:r>
        <w:proofErr w:type="gramEnd"/>
        <w:r w:rsidRPr="00137670">
          <w:rPr>
            <w:sz w:val="24"/>
            <w:szCs w:val="24"/>
          </w:rPr>
          <w:t>信人事管理系统的设计与实现</w:t>
        </w:r>
      </w:hyperlink>
      <w:r w:rsidRPr="00137670">
        <w:rPr>
          <w:sz w:val="24"/>
          <w:szCs w:val="24"/>
        </w:rPr>
        <w:t>[D]. </w:t>
      </w:r>
      <w:r w:rsidRPr="00137670">
        <w:rPr>
          <w:sz w:val="24"/>
          <w:szCs w:val="24"/>
        </w:rPr>
        <w:t>电子科技大学</w:t>
      </w:r>
      <w:r w:rsidRPr="00137670">
        <w:rPr>
          <w:sz w:val="24"/>
          <w:szCs w:val="24"/>
        </w:rPr>
        <w:t> 2017</w:t>
      </w:r>
    </w:p>
    <w:p w:rsidR="002F26DA"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李云云</w:t>
      </w:r>
      <w:r w:rsidRPr="00137670">
        <w:rPr>
          <w:sz w:val="24"/>
          <w:szCs w:val="24"/>
        </w:rPr>
        <w:t>.  </w:t>
      </w:r>
      <w:hyperlink r:id="rId35" w:tgtFrame="_blank" w:history="1">
        <w:r w:rsidRPr="00137670">
          <w:rPr>
            <w:sz w:val="24"/>
            <w:szCs w:val="24"/>
          </w:rPr>
          <w:t>浅析</w:t>
        </w:r>
        <w:r w:rsidRPr="00137670">
          <w:rPr>
            <w:sz w:val="24"/>
            <w:szCs w:val="24"/>
          </w:rPr>
          <w:t>B/S</w:t>
        </w:r>
        <w:r w:rsidRPr="00137670">
          <w:rPr>
            <w:sz w:val="24"/>
            <w:szCs w:val="24"/>
          </w:rPr>
          <w:t>和</w:t>
        </w:r>
        <w:r w:rsidRPr="00137670">
          <w:rPr>
            <w:sz w:val="24"/>
            <w:szCs w:val="24"/>
          </w:rPr>
          <w:t>C/S</w:t>
        </w:r>
        <w:r w:rsidRPr="00137670">
          <w:rPr>
            <w:sz w:val="24"/>
            <w:szCs w:val="24"/>
          </w:rPr>
          <w:t>体系结构</w:t>
        </w:r>
      </w:hyperlink>
      <w:r w:rsidRPr="00137670">
        <w:rPr>
          <w:sz w:val="24"/>
          <w:szCs w:val="24"/>
        </w:rPr>
        <w:t>[J]. </w:t>
      </w:r>
      <w:r w:rsidRPr="00137670">
        <w:rPr>
          <w:sz w:val="24"/>
          <w:szCs w:val="24"/>
        </w:rPr>
        <w:t>科学之友</w:t>
      </w:r>
      <w:r w:rsidRPr="00137670">
        <w:rPr>
          <w:sz w:val="24"/>
          <w:szCs w:val="24"/>
        </w:rPr>
        <w:t>. 2011(01)</w:t>
      </w:r>
    </w:p>
    <w:p w:rsidR="002F26DA"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吴卫平</w:t>
      </w:r>
      <w:r w:rsidRPr="00137670">
        <w:rPr>
          <w:sz w:val="24"/>
          <w:szCs w:val="24"/>
        </w:rPr>
        <w:t>,</w:t>
      </w:r>
      <w:r w:rsidRPr="00137670">
        <w:rPr>
          <w:sz w:val="24"/>
          <w:szCs w:val="24"/>
        </w:rPr>
        <w:t>王丽芳</w:t>
      </w:r>
      <w:r w:rsidRPr="00137670">
        <w:rPr>
          <w:sz w:val="24"/>
          <w:szCs w:val="24"/>
        </w:rPr>
        <w:t>,</w:t>
      </w:r>
      <w:r w:rsidRPr="00137670">
        <w:rPr>
          <w:sz w:val="24"/>
          <w:szCs w:val="24"/>
        </w:rPr>
        <w:t>蒋泽军</w:t>
      </w:r>
      <w:r w:rsidRPr="00137670">
        <w:rPr>
          <w:sz w:val="24"/>
          <w:szCs w:val="24"/>
        </w:rPr>
        <w:t>.  </w:t>
      </w:r>
      <w:hyperlink r:id="rId36" w:tgtFrame="_blank" w:history="1">
        <w:r w:rsidRPr="00137670">
          <w:rPr>
            <w:sz w:val="24"/>
            <w:szCs w:val="24"/>
          </w:rPr>
          <w:t>基于</w:t>
        </w:r>
        <w:r w:rsidRPr="00137670">
          <w:rPr>
            <w:sz w:val="24"/>
            <w:szCs w:val="24"/>
          </w:rPr>
          <w:t>ORM</w:t>
        </w:r>
        <w:r w:rsidRPr="00137670">
          <w:rPr>
            <w:sz w:val="24"/>
            <w:szCs w:val="24"/>
          </w:rPr>
          <w:t>的数据持久层框架研究</w:t>
        </w:r>
      </w:hyperlink>
      <w:r w:rsidRPr="00137670">
        <w:rPr>
          <w:sz w:val="24"/>
          <w:szCs w:val="24"/>
        </w:rPr>
        <w:t>[J]. </w:t>
      </w:r>
      <w:r w:rsidRPr="00137670">
        <w:rPr>
          <w:sz w:val="24"/>
          <w:szCs w:val="24"/>
        </w:rPr>
        <w:t>微电子学与计算机</w:t>
      </w:r>
      <w:r w:rsidRPr="00137670">
        <w:rPr>
          <w:sz w:val="24"/>
          <w:szCs w:val="24"/>
        </w:rPr>
        <w:t>. 2008(07)</w:t>
      </w:r>
    </w:p>
    <w:p w:rsidR="002F26DA"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刘红梅</w:t>
      </w:r>
      <w:r w:rsidRPr="00137670">
        <w:rPr>
          <w:sz w:val="24"/>
          <w:szCs w:val="24"/>
        </w:rPr>
        <w:t>.  </w:t>
      </w:r>
      <w:hyperlink r:id="rId37" w:tgtFrame="_blank" w:history="1">
        <w:r w:rsidRPr="00137670">
          <w:rPr>
            <w:sz w:val="24"/>
            <w:szCs w:val="24"/>
          </w:rPr>
          <w:t>基于</w:t>
        </w:r>
        <w:r w:rsidRPr="00137670">
          <w:rPr>
            <w:sz w:val="24"/>
            <w:szCs w:val="24"/>
          </w:rPr>
          <w:t>UML</w:t>
        </w:r>
        <w:r w:rsidRPr="00137670">
          <w:rPr>
            <w:sz w:val="24"/>
            <w:szCs w:val="24"/>
          </w:rPr>
          <w:t>的图书管理系统建模</w:t>
        </w:r>
      </w:hyperlink>
      <w:r w:rsidRPr="00137670">
        <w:rPr>
          <w:sz w:val="24"/>
          <w:szCs w:val="24"/>
        </w:rPr>
        <w:t>[J]. </w:t>
      </w:r>
      <w:r w:rsidRPr="00137670">
        <w:rPr>
          <w:sz w:val="24"/>
          <w:szCs w:val="24"/>
        </w:rPr>
        <w:t>计算机与现代化</w:t>
      </w:r>
      <w:r w:rsidRPr="00137670">
        <w:rPr>
          <w:sz w:val="24"/>
          <w:szCs w:val="24"/>
        </w:rPr>
        <w:t>. 2007(03)</w:t>
      </w:r>
    </w:p>
    <w:p w:rsidR="002F26DA" w:rsidRPr="00D75A5F" w:rsidRDefault="002F26DA" w:rsidP="00137670">
      <w:pPr>
        <w:pStyle w:val="a9"/>
        <w:numPr>
          <w:ilvl w:val="0"/>
          <w:numId w:val="16"/>
        </w:numPr>
        <w:spacing w:line="400" w:lineRule="exact"/>
        <w:ind w:firstLineChars="0"/>
        <w:rPr>
          <w:sz w:val="24"/>
        </w:rPr>
      </w:pPr>
      <w:r w:rsidRPr="00D75A5F">
        <w:rPr>
          <w:sz w:val="24"/>
        </w:rPr>
        <w:t>吴廷焰</w:t>
      </w:r>
      <w:r w:rsidRPr="00D75A5F">
        <w:rPr>
          <w:sz w:val="24"/>
        </w:rPr>
        <w:t>,</w:t>
      </w:r>
      <w:proofErr w:type="gramStart"/>
      <w:r w:rsidRPr="00D75A5F">
        <w:rPr>
          <w:sz w:val="24"/>
        </w:rPr>
        <w:t>文繁荣</w:t>
      </w:r>
      <w:proofErr w:type="gramEnd"/>
      <w:r w:rsidRPr="00D75A5F">
        <w:rPr>
          <w:sz w:val="24"/>
        </w:rPr>
        <w:t>.  </w:t>
      </w:r>
      <w:hyperlink r:id="rId38" w:tgtFrame="_blank" w:history="1">
        <w:r w:rsidRPr="00D75A5F">
          <w:rPr>
            <w:sz w:val="24"/>
          </w:rPr>
          <w:t>基于</w:t>
        </w:r>
        <w:r w:rsidRPr="00D75A5F">
          <w:rPr>
            <w:sz w:val="24"/>
          </w:rPr>
          <w:t>django</w:t>
        </w:r>
        <w:r w:rsidRPr="00D75A5F">
          <w:rPr>
            <w:sz w:val="24"/>
          </w:rPr>
          <w:t>的科研管理信息平台的研究与实现</w:t>
        </w:r>
      </w:hyperlink>
      <w:r w:rsidRPr="00D75A5F">
        <w:rPr>
          <w:sz w:val="24"/>
        </w:rPr>
        <w:t>[J]. </w:t>
      </w:r>
      <w:r w:rsidRPr="00D75A5F">
        <w:rPr>
          <w:sz w:val="24"/>
        </w:rPr>
        <w:t>科技信息</w:t>
      </w:r>
      <w:r w:rsidRPr="00D75A5F">
        <w:rPr>
          <w:sz w:val="24"/>
        </w:rPr>
        <w:t>. 2011(35)</w:t>
      </w:r>
    </w:p>
    <w:p w:rsidR="002F26DA" w:rsidRPr="00D75A5F" w:rsidRDefault="002F26DA" w:rsidP="00137670">
      <w:pPr>
        <w:pStyle w:val="a9"/>
        <w:numPr>
          <w:ilvl w:val="0"/>
          <w:numId w:val="16"/>
        </w:numPr>
        <w:spacing w:line="400" w:lineRule="exact"/>
        <w:ind w:firstLineChars="0"/>
        <w:rPr>
          <w:sz w:val="24"/>
        </w:rPr>
      </w:pPr>
      <w:proofErr w:type="gramStart"/>
      <w:r w:rsidRPr="00D75A5F">
        <w:rPr>
          <w:sz w:val="24"/>
        </w:rPr>
        <w:t>任丹</w:t>
      </w:r>
      <w:proofErr w:type="gramEnd"/>
      <w:r w:rsidRPr="00D75A5F">
        <w:rPr>
          <w:sz w:val="24"/>
        </w:rPr>
        <w:t>,</w:t>
      </w:r>
      <w:r w:rsidRPr="00D75A5F">
        <w:rPr>
          <w:sz w:val="24"/>
        </w:rPr>
        <w:t>侯英姿</w:t>
      </w:r>
      <w:r w:rsidRPr="00D75A5F">
        <w:rPr>
          <w:sz w:val="24"/>
        </w:rPr>
        <w:t>,</w:t>
      </w:r>
      <w:r w:rsidRPr="00D75A5F">
        <w:rPr>
          <w:sz w:val="24"/>
        </w:rPr>
        <w:t>王方雄</w:t>
      </w:r>
      <w:r w:rsidRPr="00D75A5F">
        <w:rPr>
          <w:sz w:val="24"/>
        </w:rPr>
        <w:t>,</w:t>
      </w:r>
      <w:r w:rsidRPr="00D75A5F">
        <w:rPr>
          <w:sz w:val="24"/>
        </w:rPr>
        <w:t>姜来</w:t>
      </w:r>
      <w:r w:rsidRPr="00D75A5F">
        <w:rPr>
          <w:sz w:val="24"/>
        </w:rPr>
        <w:t>.  </w:t>
      </w:r>
      <w:hyperlink r:id="rId39" w:tgtFrame="_blank" w:history="1">
        <w:r w:rsidRPr="00D75A5F">
          <w:rPr>
            <w:sz w:val="24"/>
          </w:rPr>
          <w:t>基于</w:t>
        </w:r>
        <w:r w:rsidRPr="00D75A5F">
          <w:rPr>
            <w:sz w:val="24"/>
          </w:rPr>
          <w:t>Flask</w:t>
        </w:r>
        <w:r w:rsidRPr="00D75A5F">
          <w:rPr>
            <w:sz w:val="24"/>
          </w:rPr>
          <w:t>和</w:t>
        </w:r>
        <w:r w:rsidRPr="00D75A5F">
          <w:rPr>
            <w:sz w:val="24"/>
          </w:rPr>
          <w:t>Vue</w:t>
        </w:r>
        <w:r w:rsidRPr="00D75A5F">
          <w:rPr>
            <w:sz w:val="24"/>
          </w:rPr>
          <w:t>的</w:t>
        </w:r>
        <w:r w:rsidRPr="00D75A5F">
          <w:rPr>
            <w:sz w:val="24"/>
          </w:rPr>
          <w:t>AIS</w:t>
        </w:r>
        <w:r w:rsidRPr="00D75A5F">
          <w:rPr>
            <w:sz w:val="24"/>
          </w:rPr>
          <w:t>数据分析系统设计与开发</w:t>
        </w:r>
      </w:hyperlink>
      <w:r w:rsidRPr="00D75A5F">
        <w:rPr>
          <w:sz w:val="24"/>
        </w:rPr>
        <w:t>[J]. </w:t>
      </w:r>
      <w:r w:rsidRPr="00D75A5F">
        <w:rPr>
          <w:sz w:val="24"/>
        </w:rPr>
        <w:t>软件</w:t>
      </w:r>
      <w:r w:rsidRPr="00D75A5F">
        <w:rPr>
          <w:sz w:val="24"/>
        </w:rPr>
        <w:t>. 2019(10)</w:t>
      </w:r>
    </w:p>
    <w:p w:rsidR="002F26DA" w:rsidRPr="00D75A5F" w:rsidRDefault="002F26DA" w:rsidP="00137670">
      <w:pPr>
        <w:pStyle w:val="a9"/>
        <w:numPr>
          <w:ilvl w:val="0"/>
          <w:numId w:val="16"/>
        </w:numPr>
        <w:spacing w:line="400" w:lineRule="exact"/>
        <w:ind w:firstLineChars="0"/>
        <w:rPr>
          <w:sz w:val="24"/>
        </w:rPr>
      </w:pPr>
      <w:r w:rsidRPr="00D75A5F">
        <w:rPr>
          <w:sz w:val="24"/>
        </w:rPr>
        <w:t>孙娉娉</w:t>
      </w:r>
      <w:r w:rsidRPr="00D75A5F">
        <w:rPr>
          <w:sz w:val="24"/>
        </w:rPr>
        <w:t>,</w:t>
      </w:r>
      <w:r w:rsidRPr="00D75A5F">
        <w:rPr>
          <w:sz w:val="24"/>
        </w:rPr>
        <w:t>李新</w:t>
      </w:r>
      <w:r w:rsidRPr="00D75A5F">
        <w:rPr>
          <w:sz w:val="24"/>
        </w:rPr>
        <w:t>,</w:t>
      </w:r>
      <w:proofErr w:type="gramStart"/>
      <w:r w:rsidRPr="00D75A5F">
        <w:rPr>
          <w:sz w:val="24"/>
        </w:rPr>
        <w:t>史广军</w:t>
      </w:r>
      <w:proofErr w:type="gramEnd"/>
      <w:r w:rsidRPr="00D75A5F">
        <w:rPr>
          <w:sz w:val="24"/>
        </w:rPr>
        <w:t>.  </w:t>
      </w:r>
      <w:hyperlink r:id="rId40" w:tgtFrame="_blank" w:history="1">
        <w:r w:rsidRPr="00D75A5F">
          <w:rPr>
            <w:sz w:val="24"/>
          </w:rPr>
          <w:t>基于前后端分离的内容管理系统</w:t>
        </w:r>
      </w:hyperlink>
      <w:r w:rsidRPr="00D75A5F">
        <w:rPr>
          <w:sz w:val="24"/>
        </w:rPr>
        <w:t>[J]. </w:t>
      </w:r>
      <w:r w:rsidRPr="00D75A5F">
        <w:rPr>
          <w:sz w:val="24"/>
        </w:rPr>
        <w:t>科研信息化技术与应用</w:t>
      </w:r>
      <w:r w:rsidRPr="00D75A5F">
        <w:rPr>
          <w:sz w:val="24"/>
        </w:rPr>
        <w:t>. 2016(04)</w:t>
      </w:r>
    </w:p>
    <w:p w:rsidR="002F26DA" w:rsidRPr="00D75A5F" w:rsidRDefault="002F26DA" w:rsidP="00137670">
      <w:pPr>
        <w:pStyle w:val="a9"/>
        <w:numPr>
          <w:ilvl w:val="0"/>
          <w:numId w:val="16"/>
        </w:numPr>
        <w:spacing w:line="400" w:lineRule="exact"/>
        <w:ind w:firstLineChars="0"/>
        <w:rPr>
          <w:sz w:val="24"/>
        </w:rPr>
      </w:pPr>
      <w:proofErr w:type="gramStart"/>
      <w:r w:rsidRPr="00D75A5F">
        <w:rPr>
          <w:sz w:val="24"/>
        </w:rPr>
        <w:t>易剑波</w:t>
      </w:r>
      <w:proofErr w:type="gramEnd"/>
      <w:r w:rsidRPr="00D75A5F">
        <w:rPr>
          <w:sz w:val="24"/>
        </w:rPr>
        <w:t>.  </w:t>
      </w:r>
      <w:hyperlink r:id="rId41" w:tgtFrame="_blank" w:history="1">
        <w:r w:rsidRPr="00D75A5F">
          <w:rPr>
            <w:sz w:val="24"/>
          </w:rPr>
          <w:t>基于</w:t>
        </w:r>
        <w:r w:rsidRPr="00D75A5F">
          <w:rPr>
            <w:sz w:val="24"/>
          </w:rPr>
          <w:t>MVVM</w:t>
        </w:r>
        <w:r w:rsidRPr="00D75A5F">
          <w:rPr>
            <w:sz w:val="24"/>
          </w:rPr>
          <w:t>模式的</w:t>
        </w:r>
        <w:r w:rsidRPr="00D75A5F">
          <w:rPr>
            <w:sz w:val="24"/>
          </w:rPr>
          <w:t>WEB</w:t>
        </w:r>
        <w:r w:rsidRPr="00D75A5F">
          <w:rPr>
            <w:sz w:val="24"/>
          </w:rPr>
          <w:t>前端框架的研究</w:t>
        </w:r>
      </w:hyperlink>
      <w:r w:rsidRPr="00D75A5F">
        <w:rPr>
          <w:sz w:val="24"/>
        </w:rPr>
        <w:t>[J]. </w:t>
      </w:r>
      <w:r w:rsidRPr="00D75A5F">
        <w:rPr>
          <w:sz w:val="24"/>
        </w:rPr>
        <w:t>信息与电脑</w:t>
      </w:r>
      <w:r w:rsidRPr="00D75A5F">
        <w:rPr>
          <w:sz w:val="24"/>
        </w:rPr>
        <w:t>(</w:t>
      </w:r>
      <w:r w:rsidRPr="00D75A5F">
        <w:rPr>
          <w:sz w:val="24"/>
        </w:rPr>
        <w:t>理论版</w:t>
      </w:r>
      <w:r w:rsidRPr="00D75A5F">
        <w:rPr>
          <w:sz w:val="24"/>
        </w:rPr>
        <w:t>). 2016(19)</w:t>
      </w:r>
    </w:p>
    <w:p w:rsidR="002F26DA" w:rsidRPr="00D75A5F" w:rsidRDefault="002F26DA" w:rsidP="00137670">
      <w:pPr>
        <w:pStyle w:val="a9"/>
        <w:numPr>
          <w:ilvl w:val="0"/>
          <w:numId w:val="16"/>
        </w:numPr>
        <w:spacing w:line="400" w:lineRule="exact"/>
        <w:ind w:firstLineChars="0"/>
        <w:rPr>
          <w:sz w:val="24"/>
        </w:rPr>
      </w:pPr>
      <w:r w:rsidRPr="00D75A5F">
        <w:rPr>
          <w:sz w:val="24"/>
        </w:rPr>
        <w:t>王胜</w:t>
      </w:r>
      <w:r w:rsidRPr="00D75A5F">
        <w:rPr>
          <w:sz w:val="24"/>
        </w:rPr>
        <w:t>,</w:t>
      </w:r>
      <w:r w:rsidRPr="00D75A5F">
        <w:rPr>
          <w:sz w:val="24"/>
        </w:rPr>
        <w:t>张靖</w:t>
      </w:r>
      <w:r w:rsidRPr="00D75A5F">
        <w:rPr>
          <w:sz w:val="24"/>
        </w:rPr>
        <w:t>.  </w:t>
      </w:r>
      <w:hyperlink r:id="rId42" w:tgtFrame="_blank" w:history="1">
        <w:r w:rsidRPr="00D75A5F">
          <w:rPr>
            <w:sz w:val="24"/>
          </w:rPr>
          <w:t>基于</w:t>
        </w:r>
        <w:r w:rsidRPr="00D75A5F">
          <w:rPr>
            <w:sz w:val="24"/>
          </w:rPr>
          <w:t>Vue.js</w:t>
        </w:r>
        <w:r w:rsidRPr="00D75A5F">
          <w:rPr>
            <w:sz w:val="24"/>
          </w:rPr>
          <w:t>高速路政管理系统的设计与实现</w:t>
        </w:r>
      </w:hyperlink>
      <w:r w:rsidRPr="00D75A5F">
        <w:rPr>
          <w:sz w:val="24"/>
        </w:rPr>
        <w:t>[J]. </w:t>
      </w:r>
      <w:r w:rsidRPr="00D75A5F">
        <w:rPr>
          <w:sz w:val="24"/>
        </w:rPr>
        <w:t>电脑知识与技术</w:t>
      </w:r>
      <w:r w:rsidRPr="00D75A5F">
        <w:rPr>
          <w:sz w:val="24"/>
        </w:rPr>
        <w:t>. 2017(21)</w:t>
      </w:r>
    </w:p>
    <w:p w:rsidR="002F26DA" w:rsidRPr="00D75A5F" w:rsidRDefault="002F26DA" w:rsidP="00137670">
      <w:pPr>
        <w:pStyle w:val="a9"/>
        <w:numPr>
          <w:ilvl w:val="0"/>
          <w:numId w:val="16"/>
        </w:numPr>
        <w:spacing w:line="400" w:lineRule="exact"/>
        <w:ind w:firstLineChars="0"/>
        <w:rPr>
          <w:sz w:val="24"/>
        </w:rPr>
      </w:pPr>
      <w:r w:rsidRPr="00D75A5F">
        <w:rPr>
          <w:sz w:val="24"/>
        </w:rPr>
        <w:t>宋永鹏</w:t>
      </w:r>
      <w:r w:rsidRPr="00D75A5F">
        <w:rPr>
          <w:sz w:val="24"/>
        </w:rPr>
        <w:t>.  </w:t>
      </w:r>
      <w:hyperlink r:id="rId43" w:tgtFrame="_blank" w:history="1">
        <w:r w:rsidRPr="00D75A5F">
          <w:rPr>
            <w:sz w:val="24"/>
          </w:rPr>
          <w:t>Web</w:t>
        </w:r>
        <w:r w:rsidRPr="00D75A5F">
          <w:rPr>
            <w:sz w:val="24"/>
          </w:rPr>
          <w:t>前端开发技术以及优化研究</w:t>
        </w:r>
      </w:hyperlink>
      <w:r w:rsidRPr="00D75A5F">
        <w:rPr>
          <w:sz w:val="24"/>
        </w:rPr>
        <w:t>[J]. </w:t>
      </w:r>
      <w:r w:rsidRPr="00D75A5F">
        <w:rPr>
          <w:sz w:val="24"/>
        </w:rPr>
        <w:t>数字通信世界</w:t>
      </w:r>
      <w:r w:rsidRPr="00D75A5F">
        <w:rPr>
          <w:sz w:val="24"/>
        </w:rPr>
        <w:t>. 2018(08)</w:t>
      </w:r>
    </w:p>
    <w:p w:rsidR="002F26DA" w:rsidRPr="00D75A5F" w:rsidRDefault="002F26DA" w:rsidP="00137670">
      <w:pPr>
        <w:pStyle w:val="a9"/>
        <w:numPr>
          <w:ilvl w:val="0"/>
          <w:numId w:val="16"/>
        </w:numPr>
        <w:spacing w:line="400" w:lineRule="exact"/>
        <w:ind w:firstLineChars="0"/>
        <w:rPr>
          <w:sz w:val="24"/>
        </w:rPr>
      </w:pPr>
      <w:r w:rsidRPr="00D75A5F">
        <w:rPr>
          <w:sz w:val="24"/>
        </w:rPr>
        <w:t>陈岩</w:t>
      </w:r>
      <w:r w:rsidRPr="00D75A5F">
        <w:rPr>
          <w:sz w:val="24"/>
        </w:rPr>
        <w:t>.  </w:t>
      </w:r>
      <w:hyperlink r:id="rId44" w:tgtFrame="_blank" w:history="1">
        <w:r w:rsidRPr="00D75A5F">
          <w:rPr>
            <w:sz w:val="24"/>
          </w:rPr>
          <w:t>轻量级响应式框架</w:t>
        </w:r>
        <w:r w:rsidRPr="00D75A5F">
          <w:rPr>
            <w:sz w:val="24"/>
          </w:rPr>
          <w:t>Vue.js</w:t>
        </w:r>
        <w:r w:rsidRPr="00D75A5F">
          <w:rPr>
            <w:sz w:val="24"/>
          </w:rPr>
          <w:t>应用分析</w:t>
        </w:r>
      </w:hyperlink>
      <w:r w:rsidRPr="00D75A5F">
        <w:rPr>
          <w:sz w:val="24"/>
        </w:rPr>
        <w:t>[J]. </w:t>
      </w:r>
      <w:r w:rsidRPr="00D75A5F">
        <w:rPr>
          <w:sz w:val="24"/>
        </w:rPr>
        <w:t>中国管理信息化</w:t>
      </w:r>
      <w:r w:rsidRPr="00D75A5F">
        <w:rPr>
          <w:sz w:val="24"/>
        </w:rPr>
        <w:t>. 2018(03)</w:t>
      </w:r>
    </w:p>
    <w:p w:rsidR="002F26DA" w:rsidRPr="00D75A5F" w:rsidRDefault="002F26DA" w:rsidP="00137670">
      <w:pPr>
        <w:pStyle w:val="a9"/>
        <w:numPr>
          <w:ilvl w:val="0"/>
          <w:numId w:val="16"/>
        </w:numPr>
        <w:spacing w:line="400" w:lineRule="exact"/>
        <w:ind w:firstLineChars="0"/>
        <w:rPr>
          <w:sz w:val="24"/>
        </w:rPr>
      </w:pPr>
      <w:r w:rsidRPr="00D75A5F">
        <w:rPr>
          <w:sz w:val="24"/>
        </w:rPr>
        <w:t>孙琦</w:t>
      </w:r>
      <w:r w:rsidRPr="00D75A5F">
        <w:rPr>
          <w:sz w:val="24"/>
        </w:rPr>
        <w:t>.  </w:t>
      </w:r>
      <w:hyperlink r:id="rId45" w:tgtFrame="_blank" w:history="1">
        <w:r w:rsidRPr="00D75A5F">
          <w:rPr>
            <w:sz w:val="24"/>
          </w:rPr>
          <w:t>浅议</w:t>
        </w:r>
        <w:r w:rsidRPr="00D75A5F">
          <w:rPr>
            <w:sz w:val="24"/>
          </w:rPr>
          <w:t>MVC</w:t>
        </w:r>
        <w:r w:rsidRPr="00D75A5F">
          <w:rPr>
            <w:sz w:val="24"/>
          </w:rPr>
          <w:t>设计模式</w:t>
        </w:r>
      </w:hyperlink>
      <w:r w:rsidRPr="00D75A5F">
        <w:rPr>
          <w:sz w:val="24"/>
        </w:rPr>
        <w:t>[J]. </w:t>
      </w:r>
      <w:r w:rsidRPr="00D75A5F">
        <w:rPr>
          <w:sz w:val="24"/>
        </w:rPr>
        <w:t>科技信息</w:t>
      </w:r>
      <w:r w:rsidRPr="00D75A5F">
        <w:rPr>
          <w:sz w:val="24"/>
        </w:rPr>
        <w:t>(</w:t>
      </w:r>
      <w:r w:rsidRPr="00D75A5F">
        <w:rPr>
          <w:sz w:val="24"/>
        </w:rPr>
        <w:t>科学教研</w:t>
      </w:r>
      <w:r w:rsidRPr="00D75A5F">
        <w:rPr>
          <w:sz w:val="24"/>
        </w:rPr>
        <w:t>). 2007(16)</w:t>
      </w:r>
    </w:p>
    <w:p w:rsidR="002F26DA" w:rsidRPr="00D75A5F" w:rsidRDefault="002F26DA" w:rsidP="00137670">
      <w:pPr>
        <w:pStyle w:val="a9"/>
        <w:numPr>
          <w:ilvl w:val="0"/>
          <w:numId w:val="16"/>
        </w:numPr>
        <w:spacing w:line="400" w:lineRule="exact"/>
        <w:ind w:firstLineChars="0"/>
        <w:rPr>
          <w:sz w:val="24"/>
        </w:rPr>
      </w:pPr>
      <w:r w:rsidRPr="00D75A5F">
        <w:rPr>
          <w:sz w:val="24"/>
        </w:rPr>
        <w:t>周吉波</w:t>
      </w:r>
      <w:r w:rsidRPr="00D75A5F">
        <w:rPr>
          <w:sz w:val="24"/>
        </w:rPr>
        <w:t>.  </w:t>
      </w:r>
      <w:hyperlink r:id="rId46" w:tgtFrame="_blank" w:history="1">
        <w:r w:rsidRPr="00D75A5F">
          <w:rPr>
            <w:sz w:val="24"/>
          </w:rPr>
          <w:t>基于</w:t>
        </w:r>
        <w:r w:rsidRPr="00D75A5F">
          <w:rPr>
            <w:sz w:val="24"/>
          </w:rPr>
          <w:t>Django Web</w:t>
        </w:r>
        <w:r w:rsidRPr="00D75A5F">
          <w:rPr>
            <w:sz w:val="24"/>
          </w:rPr>
          <w:t>框架的车载管理系统的设计与应用</w:t>
        </w:r>
      </w:hyperlink>
      <w:r w:rsidRPr="00D75A5F">
        <w:rPr>
          <w:sz w:val="24"/>
        </w:rPr>
        <w:t>[D]. </w:t>
      </w:r>
      <w:r w:rsidRPr="00D75A5F">
        <w:rPr>
          <w:sz w:val="24"/>
        </w:rPr>
        <w:t>浙江工业大学</w:t>
      </w:r>
      <w:r w:rsidRPr="00D75A5F">
        <w:rPr>
          <w:sz w:val="24"/>
        </w:rPr>
        <w:t> 2012</w:t>
      </w:r>
    </w:p>
    <w:p w:rsidR="002F26DA" w:rsidRPr="00D75A5F" w:rsidRDefault="002F26DA" w:rsidP="00137670">
      <w:pPr>
        <w:pStyle w:val="a9"/>
        <w:numPr>
          <w:ilvl w:val="0"/>
          <w:numId w:val="16"/>
        </w:numPr>
        <w:spacing w:line="400" w:lineRule="exact"/>
        <w:ind w:firstLineChars="0"/>
        <w:rPr>
          <w:sz w:val="24"/>
        </w:rPr>
      </w:pPr>
      <w:proofErr w:type="gramStart"/>
      <w:r w:rsidRPr="00D75A5F">
        <w:rPr>
          <w:sz w:val="24"/>
        </w:rPr>
        <w:t>李迎辉</w:t>
      </w:r>
      <w:proofErr w:type="gramEnd"/>
      <w:r w:rsidRPr="00D75A5F">
        <w:rPr>
          <w:sz w:val="24"/>
        </w:rPr>
        <w:t>.  </w:t>
      </w:r>
      <w:hyperlink r:id="rId47" w:tgtFrame="_blank" w:history="1">
        <w:r w:rsidRPr="00D75A5F">
          <w:rPr>
            <w:sz w:val="24"/>
          </w:rPr>
          <w:t>Python</w:t>
        </w:r>
        <w:r w:rsidRPr="00D75A5F">
          <w:rPr>
            <w:sz w:val="24"/>
          </w:rPr>
          <w:t>开发</w:t>
        </w:r>
        <w:r w:rsidRPr="00D75A5F">
          <w:rPr>
            <w:sz w:val="24"/>
          </w:rPr>
          <w:t>Rails</w:t>
        </w:r>
        <w:r w:rsidRPr="00D75A5F">
          <w:rPr>
            <w:sz w:val="24"/>
          </w:rPr>
          <w:t>框架</w:t>
        </w:r>
        <w:r w:rsidRPr="00D75A5F">
          <w:rPr>
            <w:sz w:val="24"/>
          </w:rPr>
          <w:t>——Django</w:t>
        </w:r>
        <w:r w:rsidRPr="00D75A5F">
          <w:rPr>
            <w:sz w:val="24"/>
          </w:rPr>
          <w:t>框架介绍</w:t>
        </w:r>
      </w:hyperlink>
      <w:r w:rsidRPr="00D75A5F">
        <w:rPr>
          <w:sz w:val="24"/>
        </w:rPr>
        <w:t>[J]. </w:t>
      </w:r>
      <w:r w:rsidRPr="00D75A5F">
        <w:rPr>
          <w:sz w:val="24"/>
        </w:rPr>
        <w:t>程序员</w:t>
      </w:r>
      <w:r w:rsidRPr="00D75A5F">
        <w:rPr>
          <w:sz w:val="24"/>
        </w:rPr>
        <w:t>. 2006(11)</w:t>
      </w:r>
    </w:p>
    <w:p w:rsidR="002F26DA" w:rsidRPr="00D75A5F" w:rsidRDefault="002F26DA" w:rsidP="00137670">
      <w:pPr>
        <w:pStyle w:val="a9"/>
        <w:numPr>
          <w:ilvl w:val="0"/>
          <w:numId w:val="16"/>
        </w:numPr>
        <w:spacing w:line="400" w:lineRule="exact"/>
        <w:ind w:firstLineChars="0"/>
        <w:rPr>
          <w:sz w:val="24"/>
        </w:rPr>
      </w:pPr>
      <w:r w:rsidRPr="00D75A5F">
        <w:rPr>
          <w:sz w:val="24"/>
        </w:rPr>
        <w:t>朱成</w:t>
      </w:r>
      <w:r w:rsidRPr="00D75A5F">
        <w:rPr>
          <w:sz w:val="24"/>
        </w:rPr>
        <w:t>.  </w:t>
      </w:r>
      <w:hyperlink r:id="rId48" w:tgtFrame="_blank" w:history="1">
        <w:r w:rsidRPr="00D75A5F">
          <w:rPr>
            <w:sz w:val="24"/>
          </w:rPr>
          <w:t>基于</w:t>
        </w:r>
        <w:r w:rsidRPr="00D75A5F">
          <w:rPr>
            <w:sz w:val="24"/>
          </w:rPr>
          <w:t>Django</w:t>
        </w:r>
        <w:r w:rsidRPr="00D75A5F">
          <w:rPr>
            <w:sz w:val="24"/>
          </w:rPr>
          <w:t>的安全威胁任务管理系统构建</w:t>
        </w:r>
      </w:hyperlink>
      <w:r w:rsidRPr="00D75A5F">
        <w:rPr>
          <w:sz w:val="24"/>
        </w:rPr>
        <w:t>[D]. </w:t>
      </w:r>
      <w:r w:rsidRPr="00D75A5F">
        <w:rPr>
          <w:sz w:val="24"/>
        </w:rPr>
        <w:t>复旦大学</w:t>
      </w:r>
      <w:r w:rsidRPr="00D75A5F">
        <w:rPr>
          <w:sz w:val="24"/>
        </w:rPr>
        <w:t> 2011</w:t>
      </w:r>
    </w:p>
    <w:p w:rsidR="002F26DA" w:rsidRPr="00D75A5F" w:rsidRDefault="002F26DA" w:rsidP="00137670">
      <w:pPr>
        <w:pStyle w:val="a9"/>
        <w:numPr>
          <w:ilvl w:val="0"/>
          <w:numId w:val="16"/>
        </w:numPr>
        <w:spacing w:line="400" w:lineRule="exact"/>
        <w:ind w:firstLineChars="0"/>
        <w:rPr>
          <w:sz w:val="24"/>
        </w:rPr>
      </w:pPr>
      <w:r w:rsidRPr="00D75A5F">
        <w:rPr>
          <w:sz w:val="24"/>
        </w:rPr>
        <w:t>范凯</w:t>
      </w:r>
      <w:r w:rsidRPr="00D75A5F">
        <w:rPr>
          <w:sz w:val="24"/>
        </w:rPr>
        <w:t>.  </w:t>
      </w:r>
      <w:hyperlink r:id="rId49" w:tgtFrame="_blank" w:history="1">
        <w:r w:rsidRPr="00D75A5F">
          <w:rPr>
            <w:sz w:val="24"/>
          </w:rPr>
          <w:t>如何选择轻量级</w:t>
        </w:r>
        <w:r w:rsidRPr="00D75A5F">
          <w:rPr>
            <w:sz w:val="24"/>
          </w:rPr>
          <w:t>Web</w:t>
        </w:r>
        <w:r w:rsidRPr="00D75A5F">
          <w:rPr>
            <w:sz w:val="24"/>
          </w:rPr>
          <w:t>服务器</w:t>
        </w:r>
      </w:hyperlink>
      <w:r w:rsidRPr="00D75A5F">
        <w:rPr>
          <w:sz w:val="24"/>
        </w:rPr>
        <w:t>[J]. </w:t>
      </w:r>
      <w:r w:rsidRPr="00D75A5F">
        <w:rPr>
          <w:sz w:val="24"/>
        </w:rPr>
        <w:t>程序员</w:t>
      </w:r>
      <w:r w:rsidRPr="00D75A5F">
        <w:rPr>
          <w:sz w:val="24"/>
        </w:rPr>
        <w:t>. 2007(10)</w:t>
      </w:r>
    </w:p>
    <w:p w:rsidR="002F26DA" w:rsidRPr="00D75A5F" w:rsidRDefault="002F26DA" w:rsidP="00137670">
      <w:pPr>
        <w:pStyle w:val="a9"/>
        <w:numPr>
          <w:ilvl w:val="0"/>
          <w:numId w:val="16"/>
        </w:numPr>
        <w:spacing w:line="400" w:lineRule="exact"/>
        <w:ind w:firstLineChars="0"/>
        <w:rPr>
          <w:sz w:val="24"/>
        </w:rPr>
      </w:pPr>
      <w:proofErr w:type="gramStart"/>
      <w:r w:rsidRPr="00D75A5F">
        <w:rPr>
          <w:sz w:val="24"/>
        </w:rPr>
        <w:t>刘班</w:t>
      </w:r>
      <w:proofErr w:type="gramEnd"/>
      <w:r w:rsidRPr="00D75A5F">
        <w:rPr>
          <w:sz w:val="24"/>
        </w:rPr>
        <w:t>.  </w:t>
      </w:r>
      <w:hyperlink r:id="rId50" w:tgtFrame="_blank" w:history="1">
        <w:r w:rsidRPr="00D75A5F">
          <w:rPr>
            <w:sz w:val="24"/>
          </w:rPr>
          <w:t>基于</w:t>
        </w:r>
        <w:r w:rsidRPr="00D75A5F">
          <w:rPr>
            <w:sz w:val="24"/>
          </w:rPr>
          <w:t>Django</w:t>
        </w:r>
        <w:r w:rsidRPr="00D75A5F">
          <w:rPr>
            <w:sz w:val="24"/>
          </w:rPr>
          <w:t>快速开发</w:t>
        </w:r>
        <w:r w:rsidRPr="00D75A5F">
          <w:rPr>
            <w:sz w:val="24"/>
          </w:rPr>
          <w:t>Web</w:t>
        </w:r>
        <w:r w:rsidRPr="00D75A5F">
          <w:rPr>
            <w:sz w:val="24"/>
          </w:rPr>
          <w:t>应用</w:t>
        </w:r>
      </w:hyperlink>
      <w:r w:rsidRPr="00D75A5F">
        <w:rPr>
          <w:sz w:val="24"/>
        </w:rPr>
        <w:t>[J]. </w:t>
      </w:r>
      <w:r w:rsidRPr="00D75A5F">
        <w:rPr>
          <w:sz w:val="24"/>
        </w:rPr>
        <w:t>电脑知识与技术</w:t>
      </w:r>
      <w:r w:rsidRPr="00D75A5F">
        <w:rPr>
          <w:sz w:val="24"/>
        </w:rPr>
        <w:t>. 2009(07)</w:t>
      </w:r>
    </w:p>
    <w:p w:rsidR="002F26DA" w:rsidRPr="00D75A5F" w:rsidRDefault="002F26DA" w:rsidP="00137670">
      <w:pPr>
        <w:pStyle w:val="a9"/>
        <w:numPr>
          <w:ilvl w:val="0"/>
          <w:numId w:val="16"/>
        </w:numPr>
        <w:spacing w:line="400" w:lineRule="exact"/>
        <w:ind w:firstLineChars="0"/>
        <w:rPr>
          <w:sz w:val="24"/>
        </w:rPr>
      </w:pPr>
      <w:r w:rsidRPr="00D75A5F">
        <w:rPr>
          <w:sz w:val="24"/>
        </w:rPr>
        <w:t>(</w:t>
      </w:r>
      <w:r w:rsidRPr="00D75A5F">
        <w:rPr>
          <w:sz w:val="24"/>
        </w:rPr>
        <w:t>美</w:t>
      </w:r>
      <w:r w:rsidRPr="00D75A5F">
        <w:rPr>
          <w:sz w:val="24"/>
        </w:rPr>
        <w:t xml:space="preserve">) </w:t>
      </w:r>
      <w:r w:rsidRPr="00D75A5F">
        <w:rPr>
          <w:sz w:val="24"/>
        </w:rPr>
        <w:t>杰佛</w:t>
      </w:r>
      <w:r w:rsidRPr="00D75A5F">
        <w:rPr>
          <w:sz w:val="24"/>
        </w:rPr>
        <w:t xml:space="preserve"> (Jeff,F.),(</w:t>
      </w:r>
      <w:r w:rsidRPr="00D75A5F">
        <w:rPr>
          <w:sz w:val="24"/>
        </w:rPr>
        <w:t>美</w:t>
      </w:r>
      <w:r w:rsidRPr="00D75A5F">
        <w:rPr>
          <w:sz w:val="24"/>
        </w:rPr>
        <w:t xml:space="preserve">) </w:t>
      </w:r>
      <w:r w:rsidRPr="00D75A5F">
        <w:rPr>
          <w:sz w:val="24"/>
        </w:rPr>
        <w:t>鲍尔</w:t>
      </w:r>
      <w:r w:rsidRPr="00D75A5F">
        <w:rPr>
          <w:sz w:val="24"/>
        </w:rPr>
        <w:t xml:space="preserve"> (Paul,B.),(</w:t>
      </w:r>
      <w:r w:rsidRPr="00D75A5F">
        <w:rPr>
          <w:sz w:val="24"/>
        </w:rPr>
        <w:t>美</w:t>
      </w:r>
      <w:r w:rsidRPr="00D75A5F">
        <w:rPr>
          <w:sz w:val="24"/>
        </w:rPr>
        <w:t xml:space="preserve">) </w:t>
      </w:r>
      <w:proofErr w:type="gramStart"/>
      <w:r w:rsidRPr="00D75A5F">
        <w:rPr>
          <w:sz w:val="24"/>
        </w:rPr>
        <w:t>陈仲才</w:t>
      </w:r>
      <w:proofErr w:type="gramEnd"/>
      <w:r w:rsidRPr="00D75A5F">
        <w:rPr>
          <w:sz w:val="24"/>
        </w:rPr>
        <w:t>,</w:t>
      </w:r>
      <w:r w:rsidRPr="00D75A5F">
        <w:rPr>
          <w:sz w:val="24"/>
        </w:rPr>
        <w:t>著</w:t>
      </w:r>
      <w:r w:rsidRPr="00D75A5F">
        <w:rPr>
          <w:sz w:val="24"/>
        </w:rPr>
        <w:t>.Django Web</w:t>
      </w:r>
      <w:r w:rsidRPr="00D75A5F">
        <w:rPr>
          <w:sz w:val="24"/>
        </w:rPr>
        <w:t>开发指南</w:t>
      </w:r>
      <w:r w:rsidRPr="00D75A5F">
        <w:rPr>
          <w:sz w:val="24"/>
        </w:rPr>
        <w:t xml:space="preserve">[M]. </w:t>
      </w:r>
      <w:r w:rsidRPr="00D75A5F">
        <w:rPr>
          <w:sz w:val="24"/>
        </w:rPr>
        <w:t>机械工业出版社</w:t>
      </w:r>
      <w:r w:rsidRPr="00D75A5F">
        <w:rPr>
          <w:sz w:val="24"/>
        </w:rPr>
        <w:t>, 2009</w:t>
      </w:r>
    </w:p>
    <w:p w:rsidR="002F26DA" w:rsidRPr="00D75A5F" w:rsidRDefault="002F26DA" w:rsidP="00137670">
      <w:pPr>
        <w:pStyle w:val="a9"/>
        <w:numPr>
          <w:ilvl w:val="0"/>
          <w:numId w:val="16"/>
        </w:numPr>
        <w:tabs>
          <w:tab w:val="left" w:pos="7851"/>
        </w:tabs>
        <w:spacing w:line="400" w:lineRule="exact"/>
        <w:ind w:firstLineChars="0"/>
        <w:rPr>
          <w:sz w:val="24"/>
        </w:rPr>
      </w:pPr>
      <w:r w:rsidRPr="00D75A5F">
        <w:rPr>
          <w:sz w:val="24"/>
        </w:rPr>
        <w:t>雨虹等</w:t>
      </w:r>
      <w:r w:rsidRPr="00D75A5F">
        <w:rPr>
          <w:sz w:val="24"/>
        </w:rPr>
        <w:t>,</w:t>
      </w:r>
      <w:r w:rsidRPr="00D75A5F">
        <w:rPr>
          <w:sz w:val="24"/>
        </w:rPr>
        <w:t>编著</w:t>
      </w:r>
      <w:r w:rsidRPr="00D75A5F">
        <w:rPr>
          <w:sz w:val="24"/>
        </w:rPr>
        <w:t>.</w:t>
      </w:r>
      <w:r w:rsidRPr="00D75A5F">
        <w:rPr>
          <w:sz w:val="24"/>
        </w:rPr>
        <w:t>企业级</w:t>
      </w:r>
      <w:r w:rsidRPr="00D75A5F">
        <w:rPr>
          <w:sz w:val="24"/>
        </w:rPr>
        <w:t>Web</w:t>
      </w:r>
      <w:r w:rsidRPr="00D75A5F">
        <w:rPr>
          <w:sz w:val="24"/>
        </w:rPr>
        <w:t>开发实战</w:t>
      </w:r>
      <w:r w:rsidRPr="00D75A5F">
        <w:rPr>
          <w:sz w:val="24"/>
        </w:rPr>
        <w:t xml:space="preserve">[M]. </w:t>
      </w:r>
      <w:r w:rsidRPr="00D75A5F">
        <w:rPr>
          <w:sz w:val="24"/>
        </w:rPr>
        <w:t>电子工业出版社</w:t>
      </w:r>
      <w:r w:rsidRPr="00D75A5F">
        <w:rPr>
          <w:sz w:val="24"/>
        </w:rPr>
        <w:t>, 2009</w:t>
      </w:r>
      <w:r w:rsidR="001C34D1" w:rsidRPr="00D75A5F">
        <w:rPr>
          <w:sz w:val="24"/>
        </w:rPr>
        <w:tab/>
      </w:r>
    </w:p>
    <w:p w:rsidR="002F26DA" w:rsidRPr="00D75A5F" w:rsidRDefault="002F26DA" w:rsidP="00137670">
      <w:pPr>
        <w:pStyle w:val="a9"/>
        <w:numPr>
          <w:ilvl w:val="0"/>
          <w:numId w:val="16"/>
        </w:numPr>
        <w:spacing w:line="400" w:lineRule="exact"/>
        <w:ind w:firstLineChars="0"/>
        <w:rPr>
          <w:sz w:val="24"/>
        </w:rPr>
      </w:pPr>
      <w:r w:rsidRPr="00D75A5F">
        <w:rPr>
          <w:sz w:val="24"/>
        </w:rPr>
        <w:t>(</w:t>
      </w:r>
      <w:r w:rsidRPr="00D75A5F">
        <w:rPr>
          <w:sz w:val="24"/>
        </w:rPr>
        <w:t>美</w:t>
      </w:r>
      <w:r w:rsidRPr="00D75A5F">
        <w:rPr>
          <w:sz w:val="24"/>
        </w:rPr>
        <w:t xml:space="preserve">) </w:t>
      </w:r>
      <w:r w:rsidRPr="00D75A5F">
        <w:rPr>
          <w:sz w:val="24"/>
        </w:rPr>
        <w:t>施瓦</w:t>
      </w:r>
      <w:proofErr w:type="gramStart"/>
      <w:r w:rsidRPr="00D75A5F">
        <w:rPr>
          <w:sz w:val="24"/>
        </w:rPr>
        <w:t>茨</w:t>
      </w:r>
      <w:proofErr w:type="gramEnd"/>
      <w:r w:rsidRPr="00D75A5F">
        <w:rPr>
          <w:sz w:val="24"/>
        </w:rPr>
        <w:t xml:space="preserve"> (Schwartz,B.),(</w:t>
      </w:r>
      <w:r w:rsidRPr="00D75A5F">
        <w:rPr>
          <w:sz w:val="24"/>
        </w:rPr>
        <w:t>美</w:t>
      </w:r>
      <w:r w:rsidRPr="00D75A5F">
        <w:rPr>
          <w:sz w:val="24"/>
        </w:rPr>
        <w:t xml:space="preserve">) </w:t>
      </w:r>
      <w:r w:rsidRPr="00D75A5F">
        <w:rPr>
          <w:sz w:val="24"/>
        </w:rPr>
        <w:t>扎伊采夫</w:t>
      </w:r>
      <w:r w:rsidRPr="00D75A5F">
        <w:rPr>
          <w:sz w:val="24"/>
        </w:rPr>
        <w:t xml:space="preserve"> (Zaitsev,P.),(</w:t>
      </w:r>
      <w:r w:rsidRPr="00D75A5F">
        <w:rPr>
          <w:sz w:val="24"/>
        </w:rPr>
        <w:t>美</w:t>
      </w:r>
      <w:r w:rsidRPr="00D75A5F">
        <w:rPr>
          <w:sz w:val="24"/>
        </w:rPr>
        <w:t xml:space="preserve">) </w:t>
      </w:r>
      <w:proofErr w:type="gramStart"/>
      <w:r w:rsidRPr="00D75A5F">
        <w:rPr>
          <w:sz w:val="24"/>
        </w:rPr>
        <w:t>特卡琴科</w:t>
      </w:r>
      <w:proofErr w:type="gramEnd"/>
      <w:r w:rsidRPr="00D75A5F">
        <w:rPr>
          <w:sz w:val="24"/>
        </w:rPr>
        <w:t xml:space="preserve"> (Tkachenko,V.),(</w:t>
      </w:r>
      <w:r w:rsidRPr="00D75A5F">
        <w:rPr>
          <w:sz w:val="24"/>
        </w:rPr>
        <w:t>美</w:t>
      </w:r>
      <w:r w:rsidRPr="00D75A5F">
        <w:rPr>
          <w:sz w:val="24"/>
        </w:rPr>
        <w:t xml:space="preserve">) </w:t>
      </w:r>
      <w:r w:rsidRPr="00D75A5F">
        <w:rPr>
          <w:sz w:val="24"/>
        </w:rPr>
        <w:t>扎沃德尼</w:t>
      </w:r>
      <w:r w:rsidRPr="00D75A5F">
        <w:rPr>
          <w:sz w:val="24"/>
        </w:rPr>
        <w:t xml:space="preserve"> (Zawodny,J.D.),</w:t>
      </w:r>
      <w:r w:rsidRPr="00D75A5F">
        <w:rPr>
          <w:sz w:val="24"/>
        </w:rPr>
        <w:t>著</w:t>
      </w:r>
      <w:r w:rsidRPr="00D75A5F">
        <w:rPr>
          <w:sz w:val="24"/>
        </w:rPr>
        <w:t>.</w:t>
      </w:r>
      <w:r w:rsidRPr="00D75A5F">
        <w:rPr>
          <w:sz w:val="24"/>
        </w:rPr>
        <w:t>高性能</w:t>
      </w:r>
      <w:r w:rsidRPr="00D75A5F">
        <w:rPr>
          <w:sz w:val="24"/>
        </w:rPr>
        <w:t xml:space="preserve">MySQL[M]. </w:t>
      </w:r>
      <w:r w:rsidRPr="00D75A5F">
        <w:rPr>
          <w:sz w:val="24"/>
        </w:rPr>
        <w:t>电子工业出版社</w:t>
      </w:r>
      <w:r w:rsidRPr="00D75A5F">
        <w:rPr>
          <w:sz w:val="24"/>
        </w:rPr>
        <w:t xml:space="preserve">, </w:t>
      </w:r>
      <w:r w:rsidRPr="00D75A5F">
        <w:rPr>
          <w:sz w:val="24"/>
        </w:rPr>
        <w:lastRenderedPageBreak/>
        <w:t>2010</w:t>
      </w:r>
    </w:p>
    <w:p w:rsidR="00D75A5F" w:rsidRPr="0079557B" w:rsidRDefault="002F26DA" w:rsidP="0079557B">
      <w:pPr>
        <w:pStyle w:val="a9"/>
        <w:numPr>
          <w:ilvl w:val="0"/>
          <w:numId w:val="16"/>
        </w:numPr>
        <w:spacing w:line="400" w:lineRule="exact"/>
        <w:ind w:firstLineChars="0"/>
        <w:rPr>
          <w:sz w:val="24"/>
        </w:rPr>
      </w:pPr>
      <w:r w:rsidRPr="00D75A5F">
        <w:rPr>
          <w:sz w:val="24"/>
        </w:rPr>
        <w:t>贾志娟</w:t>
      </w:r>
      <w:r w:rsidRPr="00D75A5F">
        <w:rPr>
          <w:sz w:val="24"/>
        </w:rPr>
        <w:t>.  </w:t>
      </w:r>
      <w:hyperlink r:id="rId51" w:tgtFrame="_blank" w:history="1">
        <w:r w:rsidRPr="00D75A5F">
          <w:rPr>
            <w:sz w:val="24"/>
          </w:rPr>
          <w:t>基于</w:t>
        </w:r>
        <w:r w:rsidRPr="00D75A5F">
          <w:rPr>
            <w:sz w:val="24"/>
          </w:rPr>
          <w:t>Django</w:t>
        </w:r>
        <w:r w:rsidRPr="00D75A5F">
          <w:rPr>
            <w:sz w:val="24"/>
          </w:rPr>
          <w:t>框架的软件自动化测试分布式部署系统的研究与实现</w:t>
        </w:r>
      </w:hyperlink>
      <w:r w:rsidRPr="00D75A5F">
        <w:rPr>
          <w:sz w:val="24"/>
        </w:rPr>
        <w:t>[D]. </w:t>
      </w:r>
      <w:r w:rsidRPr="00D75A5F">
        <w:rPr>
          <w:sz w:val="24"/>
        </w:rPr>
        <w:t>北京邮电大学</w:t>
      </w:r>
      <w:r w:rsidRPr="00D75A5F">
        <w:rPr>
          <w:sz w:val="24"/>
        </w:rPr>
        <w:t> 2012</w:t>
      </w:r>
      <w:r w:rsidR="0079557B" w:rsidRPr="0079557B">
        <w:rPr>
          <w:rFonts w:hint="eastAsia"/>
          <w:sz w:val="24"/>
        </w:rPr>
        <w:t xml:space="preserve"> </w:t>
      </w:r>
    </w:p>
    <w:p w:rsidR="00407C0E" w:rsidRDefault="00407C0E" w:rsidP="00321C1A">
      <w:pPr>
        <w:pStyle w:val="aa"/>
      </w:pPr>
      <w:bookmarkStart w:id="64" w:name="_Toc38196323"/>
      <w:r w:rsidRPr="00F05AA0">
        <w:t>致谢</w:t>
      </w:r>
      <w:bookmarkEnd w:id="64"/>
    </w:p>
    <w:p w:rsidR="00D75A5F" w:rsidRDefault="00D75A5F" w:rsidP="00D75A5F">
      <w:pPr>
        <w:rPr>
          <w:rFonts w:asciiTheme="majorEastAsia" w:eastAsiaTheme="majorEastAsia" w:hAnsiTheme="majorEastAsia"/>
          <w:b/>
          <w:sz w:val="30"/>
          <w:szCs w:val="30"/>
        </w:rPr>
      </w:pPr>
    </w:p>
    <w:p w:rsidR="00D75A5F" w:rsidRPr="00DE193A" w:rsidRDefault="00D75A5F" w:rsidP="00D75A5F">
      <w:pPr>
        <w:rPr>
          <w:rFonts w:ascii="Adobe 楷体 Std R" w:eastAsia="Adobe 楷体 Std R" w:hAnsi="Adobe 楷体 Std R"/>
          <w:sz w:val="24"/>
          <w:szCs w:val="24"/>
        </w:rPr>
      </w:pPr>
      <w:r>
        <w:rPr>
          <w:rFonts w:asciiTheme="majorEastAsia" w:eastAsiaTheme="majorEastAsia" w:hAnsiTheme="majorEastAsia"/>
          <w:b/>
          <w:sz w:val="30"/>
          <w:szCs w:val="30"/>
        </w:rPr>
        <w:tab/>
      </w:r>
      <w:r w:rsidRPr="00DE193A">
        <w:rPr>
          <w:rFonts w:ascii="Adobe 楷体 Std R" w:eastAsia="Adobe 楷体 Std R" w:hAnsi="Adobe 楷体 Std R"/>
          <w:sz w:val="24"/>
          <w:szCs w:val="24"/>
        </w:rPr>
        <w:t>本次系统的设计与论文的完成</w:t>
      </w:r>
      <w:r w:rsidRPr="00DE193A">
        <w:rPr>
          <w:rFonts w:ascii="Adobe 楷体 Std R" w:eastAsia="Adobe 楷体 Std R" w:hAnsi="Adobe 楷体 Std R" w:hint="eastAsia"/>
          <w:sz w:val="24"/>
          <w:szCs w:val="24"/>
        </w:rPr>
        <w:t>，</w:t>
      </w:r>
      <w:r w:rsidRPr="00DE193A">
        <w:rPr>
          <w:rFonts w:ascii="Adobe 楷体 Std R" w:eastAsia="Adobe 楷体 Std R" w:hAnsi="Adobe 楷体 Std R"/>
          <w:sz w:val="24"/>
          <w:szCs w:val="24"/>
        </w:rPr>
        <w:t>离不开大家对我的帮助</w:t>
      </w:r>
      <w:r w:rsidRPr="00DE193A">
        <w:rPr>
          <w:rFonts w:ascii="Adobe 楷体 Std R" w:eastAsia="Adobe 楷体 Std R" w:hAnsi="Adobe 楷体 Std R" w:hint="eastAsia"/>
          <w:sz w:val="24"/>
          <w:szCs w:val="24"/>
        </w:rPr>
        <w:t>。</w:t>
      </w:r>
      <w:r w:rsidRPr="00DE193A">
        <w:rPr>
          <w:rFonts w:ascii="Adobe 楷体 Std R" w:eastAsia="Adobe 楷体 Std R" w:hAnsi="Adobe 楷体 Std R"/>
          <w:sz w:val="24"/>
          <w:szCs w:val="24"/>
        </w:rPr>
        <w:t>首先要感谢我的论文导师蒋玉明</w:t>
      </w:r>
      <w:r w:rsidRPr="00DE193A">
        <w:rPr>
          <w:rFonts w:ascii="Adobe 楷体 Std R" w:eastAsia="Adobe 楷体 Std R" w:hAnsi="Adobe 楷体 Std R" w:hint="eastAsia"/>
          <w:sz w:val="24"/>
          <w:szCs w:val="24"/>
        </w:rPr>
        <w:t>。蒋老师在我论文完成的过程中提供给我了很多思路和帮助，在论文上遇到难题时细心解答。其次还要感谢家人朋友的理解和鼓励。感谢学校给我这大学四年来的学习机会，受益良多。最后，谢谢所有在我论文完成过程中给我提供帮助的大家。</w:t>
      </w:r>
    </w:p>
    <w:p w:rsidR="00407C0E" w:rsidRPr="006B771D" w:rsidRDefault="00407C0E" w:rsidP="002C015F"/>
    <w:p w:rsidR="006B771D" w:rsidRPr="006B771D" w:rsidRDefault="006B771D" w:rsidP="002C015F">
      <w:pPr>
        <w:pStyle w:val="a7"/>
      </w:pPr>
    </w:p>
    <w:p w:rsidR="006B771D" w:rsidRDefault="006B771D" w:rsidP="002C015F">
      <w:pPr>
        <w:pStyle w:val="a7"/>
      </w:pPr>
    </w:p>
    <w:p w:rsidR="006B771D" w:rsidRPr="003E0BB8" w:rsidRDefault="006B771D" w:rsidP="002C015F">
      <w:pPr>
        <w:pStyle w:val="a7"/>
      </w:pPr>
    </w:p>
    <w:sectPr w:rsidR="006B771D" w:rsidRPr="003E0BB8" w:rsidSect="002C015F">
      <w:pgSz w:w="11906" w:h="16838" w:code="9"/>
      <w:pgMar w:top="1418" w:right="1134" w:bottom="1418" w:left="1418" w:header="851" w:footer="851" w:gutter="0"/>
      <w:cols w:space="425"/>
      <w:docGrid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Jangym" w:date="2020-04-21T13:15:00Z" w:initials="J">
    <w:p w:rsidR="007D18FB" w:rsidRDefault="007D18FB">
      <w:pPr>
        <w:pStyle w:val="ae"/>
      </w:pPr>
      <w:r>
        <w:rPr>
          <w:rStyle w:val="ad"/>
        </w:rPr>
        <w:annotationRef/>
      </w:r>
      <w:r>
        <w:rPr>
          <w:rFonts w:hint="eastAsia"/>
        </w:rPr>
        <w:t>本章内容要增加增补，较详细介绍本文所用到的相关技术，达到</w:t>
      </w:r>
      <w:r>
        <w:rPr>
          <w:rFonts w:hint="eastAsia"/>
        </w:rPr>
        <w:t>6~10</w:t>
      </w:r>
      <w:r>
        <w:rPr>
          <w:rFonts w:hint="eastAsia"/>
        </w:rPr>
        <w:t>页！</w:t>
      </w:r>
    </w:p>
  </w:comment>
  <w:comment w:id="21" w:author="Jangym" w:date="2020-04-21T13:15:00Z" w:initials="J">
    <w:p w:rsidR="00207838" w:rsidRDefault="00207838">
      <w:pPr>
        <w:pStyle w:val="ae"/>
      </w:pPr>
      <w:r>
        <w:rPr>
          <w:rStyle w:val="ad"/>
        </w:rPr>
        <w:annotationRef/>
      </w:r>
      <w:r>
        <w:rPr>
          <w:rFonts w:hint="eastAsia"/>
        </w:rPr>
        <w:t>图不用彩色，也不用底色！只要黑白的！</w:t>
      </w:r>
    </w:p>
  </w:comment>
  <w:comment w:id="24" w:author="Jangym" w:date="2020-04-21T13:15:00Z" w:initials="J">
    <w:p w:rsidR="00207838" w:rsidRDefault="00207838">
      <w:pPr>
        <w:pStyle w:val="ae"/>
      </w:pPr>
      <w:r>
        <w:rPr>
          <w:rStyle w:val="ad"/>
        </w:rPr>
        <w:annotationRef/>
      </w:r>
      <w:r>
        <w:rPr>
          <w:rFonts w:hint="eastAsia"/>
        </w:rPr>
        <w:t>图不用彩色，也不用底色！只要黑白的！</w:t>
      </w:r>
    </w:p>
  </w:comment>
  <w:comment w:id="34" w:author="Jangym" w:date="2020-04-21T13:15:00Z" w:initials="J">
    <w:p w:rsidR="00207838" w:rsidRDefault="00207838">
      <w:pPr>
        <w:pStyle w:val="ae"/>
      </w:pPr>
      <w:r>
        <w:rPr>
          <w:rStyle w:val="ad"/>
        </w:rPr>
        <w:annotationRef/>
      </w:r>
      <w:r>
        <w:rPr>
          <w:rFonts w:hint="eastAsia"/>
        </w:rPr>
        <w:t>用户和客户的提法是否应该统一？！</w:t>
      </w:r>
    </w:p>
  </w:comment>
  <w:comment w:id="49" w:author="Jangym" w:date="2020-04-21T13:15:00Z" w:initials="J">
    <w:p w:rsidR="00207838" w:rsidRDefault="00207838">
      <w:pPr>
        <w:pStyle w:val="ae"/>
      </w:pPr>
      <w:r>
        <w:rPr>
          <w:rStyle w:val="ad"/>
        </w:rPr>
        <w:annotationRef/>
      </w:r>
      <w:r>
        <w:rPr>
          <w:rFonts w:hint="eastAsia"/>
        </w:rPr>
        <w:t>以下各表中各字段长度需要设定的？！</w:t>
      </w:r>
    </w:p>
  </w:comment>
  <w:comment w:id="50" w:author="Jangym" w:date="2020-04-21T13:15:00Z" w:initials="J">
    <w:p w:rsidR="00207838" w:rsidRDefault="00207838">
      <w:pPr>
        <w:pStyle w:val="ae"/>
      </w:pPr>
      <w:r>
        <w:rPr>
          <w:rStyle w:val="ad"/>
        </w:rPr>
        <w:annotationRef/>
      </w:r>
      <w:proofErr w:type="gramStart"/>
      <w:r>
        <w:rPr>
          <w:rFonts w:hint="eastAsia"/>
        </w:rPr>
        <w:t>表题都</w:t>
      </w:r>
      <w:proofErr w:type="gramEnd"/>
      <w:r>
        <w:rPr>
          <w:rFonts w:hint="eastAsia"/>
        </w:rPr>
        <w:t>应该放在表格之上的！</w:t>
      </w:r>
    </w:p>
  </w:comment>
  <w:comment w:id="53" w:author="Jangym" w:date="2020-04-21T13:15:00Z" w:initials="J">
    <w:p w:rsidR="007D18FB" w:rsidRPr="007D18FB" w:rsidRDefault="007D18FB">
      <w:pPr>
        <w:pStyle w:val="ae"/>
      </w:pPr>
      <w:r>
        <w:rPr>
          <w:rStyle w:val="ad"/>
        </w:rPr>
        <w:annotationRef/>
      </w:r>
      <w:r>
        <w:rPr>
          <w:rFonts w:hint="eastAsia"/>
        </w:rPr>
        <w:t>1</w:t>
      </w:r>
      <w:r>
        <w:rPr>
          <w:rFonts w:hint="eastAsia"/>
        </w:rPr>
        <w:t>、需要增加一些实现界面；</w:t>
      </w:r>
      <w:r>
        <w:rPr>
          <w:rFonts w:hint="eastAsia"/>
        </w:rPr>
        <w:t>2</w:t>
      </w:r>
      <w:r>
        <w:rPr>
          <w:rFonts w:hint="eastAsia"/>
        </w:rPr>
        <w:t>、需要补充每一部分内容详细内容及细节，增补实现的伪代码或核心代码程序段！</w:t>
      </w:r>
      <w:r>
        <w:rPr>
          <w:rFonts w:hint="eastAsia"/>
        </w:rPr>
        <w:t>3</w:t>
      </w:r>
      <w:r>
        <w:rPr>
          <w:rFonts w:hint="eastAsia"/>
        </w:rPr>
        <w:t>、要增加到</w:t>
      </w:r>
      <w:r>
        <w:rPr>
          <w:rFonts w:hint="eastAsia"/>
        </w:rPr>
        <w:t>6~10</w:t>
      </w:r>
      <w:r>
        <w:rPr>
          <w:rFonts w:hint="eastAsia"/>
        </w:rPr>
        <w:t>页！</w:t>
      </w:r>
    </w:p>
  </w:comment>
  <w:comment w:id="63" w:author="Jangym" w:date="2020-04-21T13:15:00Z" w:initials="J">
    <w:p w:rsidR="007D18FB" w:rsidRDefault="007D18FB">
      <w:pPr>
        <w:pStyle w:val="ae"/>
      </w:pPr>
      <w:r>
        <w:rPr>
          <w:rStyle w:val="ad"/>
        </w:rPr>
        <w:annotationRef/>
      </w:r>
      <w:r>
        <w:rPr>
          <w:rFonts w:hint="eastAsia"/>
        </w:rPr>
        <w:t>增加到</w:t>
      </w:r>
      <w:r>
        <w:rPr>
          <w:rFonts w:hint="eastAsia"/>
        </w:rPr>
        <w:t>30</w:t>
      </w:r>
      <w:r>
        <w:rPr>
          <w:rFonts w:hint="eastAsia"/>
        </w:rPr>
        <w:t>篇及其以上</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2FA9" w:rsidRDefault="002D2FA9">
      <w:pPr>
        <w:spacing w:line="240" w:lineRule="auto"/>
      </w:pPr>
      <w:r>
        <w:separator/>
      </w:r>
    </w:p>
  </w:endnote>
  <w:endnote w:type="continuationSeparator" w:id="0">
    <w:p w:rsidR="002D2FA9" w:rsidRDefault="002D2F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Arial"/>
    <w:charset w:val="00"/>
    <w:family w:val="swiss"/>
    <w:pitch w:val="variable"/>
    <w:sig w:usb0="00000000"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dobe 仿宋 Std R">
    <w:altName w:val="Arial Unicode MS"/>
    <w:panose1 w:val="00000000000000000000"/>
    <w:charset w:val="86"/>
    <w:family w:val="roman"/>
    <w:notTrueType/>
    <w:pitch w:val="variable"/>
    <w:sig w:usb0="00000000" w:usb1="0A0F1810" w:usb2="00000016" w:usb3="00000000" w:csb0="00060007" w:csb1="00000000"/>
  </w:font>
  <w:font w:name="Adobe 黑体 Std R">
    <w:altName w:val="Arial Unicode MS"/>
    <w:panose1 w:val="00000000000000000000"/>
    <w:charset w:val="86"/>
    <w:family w:val="swiss"/>
    <w:notTrueType/>
    <w:pitch w:val="variable"/>
    <w:sig w:usb0="00000000" w:usb1="0A0F1810" w:usb2="00000016" w:usb3="00000000" w:csb0="00060007" w:csb1="00000000"/>
  </w:font>
  <w:font w:name="Adobe 楷体 Std R">
    <w:altName w:val="Arial Unicode MS"/>
    <w:panose1 w:val="00000000000000000000"/>
    <w:charset w:val="86"/>
    <w:family w:val="roman"/>
    <w:notTrueType/>
    <w:pitch w:val="variable"/>
    <w:sig w:usb0="00000000"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838" w:rsidRDefault="00207838">
    <w:pPr>
      <w:pStyle w:val="a3"/>
      <w:framePr w:wrap="around" w:vAnchor="text" w:hAnchor="margin" w:xAlign="center" w:y="1"/>
      <w:rPr>
        <w:rStyle w:val="a5"/>
      </w:rPr>
    </w:pPr>
    <w:r>
      <w:fldChar w:fldCharType="begin"/>
    </w:r>
    <w:r>
      <w:rPr>
        <w:rStyle w:val="a5"/>
      </w:rPr>
      <w:instrText xml:space="preserve">PAGE  </w:instrText>
    </w:r>
    <w:r>
      <w:fldChar w:fldCharType="end"/>
    </w:r>
  </w:p>
  <w:p w:rsidR="00207838" w:rsidRDefault="00207838">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9314153"/>
      <w:docPartObj>
        <w:docPartGallery w:val="Page Numbers (Bottom of Page)"/>
        <w:docPartUnique/>
      </w:docPartObj>
    </w:sdtPr>
    <w:sdtEndPr>
      <w:rPr>
        <w:sz w:val="21"/>
        <w:szCs w:val="21"/>
      </w:rPr>
    </w:sdtEndPr>
    <w:sdtContent>
      <w:p w:rsidR="00207838" w:rsidRPr="00C63C6F" w:rsidRDefault="00207838">
        <w:pPr>
          <w:pStyle w:val="a3"/>
          <w:rPr>
            <w:sz w:val="21"/>
            <w:szCs w:val="21"/>
          </w:rPr>
        </w:pPr>
        <w:r w:rsidRPr="00C63C6F">
          <w:rPr>
            <w:sz w:val="21"/>
            <w:szCs w:val="21"/>
          </w:rPr>
          <w:fldChar w:fldCharType="begin"/>
        </w:r>
        <w:r w:rsidRPr="00C63C6F">
          <w:rPr>
            <w:sz w:val="21"/>
            <w:szCs w:val="21"/>
          </w:rPr>
          <w:instrText>PAGE   \* MERGEFORMAT</w:instrText>
        </w:r>
        <w:r w:rsidRPr="00C63C6F">
          <w:rPr>
            <w:sz w:val="21"/>
            <w:szCs w:val="21"/>
          </w:rPr>
          <w:fldChar w:fldCharType="separate"/>
        </w:r>
        <w:r w:rsidR="007D18FB" w:rsidRPr="007D18FB">
          <w:rPr>
            <w:noProof/>
            <w:sz w:val="21"/>
            <w:szCs w:val="21"/>
            <w:lang w:val="zh-CN"/>
          </w:rPr>
          <w:t>22</w:t>
        </w:r>
        <w:r w:rsidRPr="00C63C6F">
          <w:rPr>
            <w:sz w:val="21"/>
            <w:szCs w:val="21"/>
          </w:rPr>
          <w:fldChar w:fldCharType="end"/>
        </w:r>
      </w:p>
    </w:sdtContent>
  </w:sdt>
  <w:p w:rsidR="00207838" w:rsidRPr="00454FF6" w:rsidRDefault="00207838">
    <w:pPr>
      <w:pStyle w:val="a3"/>
      <w:rPr>
        <w:rStyle w:val="a5"/>
      </w:rPr>
    </w:pPr>
  </w:p>
  <w:p w:rsidR="00207838" w:rsidRDefault="00207838">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2FA9" w:rsidRDefault="002D2FA9">
      <w:pPr>
        <w:spacing w:line="240" w:lineRule="auto"/>
      </w:pPr>
      <w:r>
        <w:separator/>
      </w:r>
    </w:p>
  </w:footnote>
  <w:footnote w:type="continuationSeparator" w:id="0">
    <w:p w:rsidR="002D2FA9" w:rsidRDefault="002D2F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838" w:rsidRDefault="00207838">
    <w:pPr>
      <w:pStyle w:val="a4"/>
      <w:ind w:left="210" w:right="21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838" w:rsidRDefault="00207838" w:rsidP="00454FF6">
    <w:pPr>
      <w:pStyle w:val="a4"/>
      <w:ind w:left="210" w:right="210"/>
    </w:pPr>
    <w:r>
      <w:t>四川大学本科毕业设计</w:t>
    </w:r>
    <w:r w:rsidRPr="00FE2A0B">
      <w:ptab w:relativeTo="margin" w:alignment="center" w:leader="none"/>
    </w:r>
    <w:r>
      <w:t xml:space="preserve">                    </w:t>
    </w:r>
    <w:r>
      <w:t>基于</w:t>
    </w:r>
    <w:r>
      <w:t>Django</w:t>
    </w:r>
    <w:del w:id="3" w:author="Jangym" w:date="2020-04-21T12:55:00Z">
      <w:r w:rsidDel="00277885">
        <w:delText>框架</w:delText>
      </w:r>
    </w:del>
    <w:r>
      <w:t>的电脑维修管理系统</w:t>
    </w:r>
    <w:del w:id="4" w:author="Jangym" w:date="2020-04-21T12:55:00Z">
      <w:r w:rsidDel="00277885">
        <w:delText>的</w:delText>
      </w:r>
    </w:del>
    <w:r>
      <w:t>设计与实现</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838" w:rsidRDefault="00207838">
    <w:pPr>
      <w:pStyle w:val="a4"/>
      <w:ind w:left="210" w:right="21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0061C28"/>
    <w:multiLevelType w:val="hybridMultilevel"/>
    <w:tmpl w:val="E0D61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40078B"/>
    <w:multiLevelType w:val="hybridMultilevel"/>
    <w:tmpl w:val="0A8C1498"/>
    <w:lvl w:ilvl="0" w:tplc="3A7622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4"/>
  </w:num>
  <w:num w:numId="4">
    <w:abstractNumId w:val="8"/>
  </w:num>
  <w:num w:numId="5">
    <w:abstractNumId w:val="12"/>
  </w:num>
  <w:num w:numId="6">
    <w:abstractNumId w:val="0"/>
  </w:num>
  <w:num w:numId="7">
    <w:abstractNumId w:val="2"/>
  </w:num>
  <w:num w:numId="8">
    <w:abstractNumId w:val="6"/>
  </w:num>
  <w:num w:numId="9">
    <w:abstractNumId w:val="5"/>
  </w:num>
  <w:num w:numId="10">
    <w:abstractNumId w:val="1"/>
  </w:num>
  <w:num w:numId="11">
    <w:abstractNumId w:val="14"/>
  </w:num>
  <w:num w:numId="12">
    <w:abstractNumId w:val="9"/>
  </w:num>
  <w:num w:numId="13">
    <w:abstractNumId w:val="10"/>
  </w:num>
  <w:num w:numId="14">
    <w:abstractNumId w:val="11"/>
  </w:num>
  <w:num w:numId="15">
    <w:abstractNumId w:val="3"/>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E0BB8"/>
    <w:rsid w:val="00001641"/>
    <w:rsid w:val="00011932"/>
    <w:rsid w:val="00086CC4"/>
    <w:rsid w:val="000E06B9"/>
    <w:rsid w:val="00137670"/>
    <w:rsid w:val="001C34D1"/>
    <w:rsid w:val="001E32AA"/>
    <w:rsid w:val="001E5061"/>
    <w:rsid w:val="00207838"/>
    <w:rsid w:val="00223F15"/>
    <w:rsid w:val="00277885"/>
    <w:rsid w:val="0028463D"/>
    <w:rsid w:val="002C015F"/>
    <w:rsid w:val="002D2FA9"/>
    <w:rsid w:val="002F26DA"/>
    <w:rsid w:val="00300C2B"/>
    <w:rsid w:val="00303A72"/>
    <w:rsid w:val="00321C1A"/>
    <w:rsid w:val="003379BD"/>
    <w:rsid w:val="00342F4E"/>
    <w:rsid w:val="0037729F"/>
    <w:rsid w:val="003970DB"/>
    <w:rsid w:val="003E0BB8"/>
    <w:rsid w:val="003F049B"/>
    <w:rsid w:val="00407C0E"/>
    <w:rsid w:val="00452CF6"/>
    <w:rsid w:val="00454FF6"/>
    <w:rsid w:val="004630E3"/>
    <w:rsid w:val="00552DC1"/>
    <w:rsid w:val="00573FA4"/>
    <w:rsid w:val="005A0690"/>
    <w:rsid w:val="006501A7"/>
    <w:rsid w:val="00684D96"/>
    <w:rsid w:val="006A276F"/>
    <w:rsid w:val="006B771D"/>
    <w:rsid w:val="00714F62"/>
    <w:rsid w:val="0078130D"/>
    <w:rsid w:val="0079557B"/>
    <w:rsid w:val="007A664E"/>
    <w:rsid w:val="007B6719"/>
    <w:rsid w:val="007D18FB"/>
    <w:rsid w:val="007F5A4C"/>
    <w:rsid w:val="00820C54"/>
    <w:rsid w:val="00917BDF"/>
    <w:rsid w:val="00932816"/>
    <w:rsid w:val="00932EF6"/>
    <w:rsid w:val="00A5217E"/>
    <w:rsid w:val="00A61430"/>
    <w:rsid w:val="00A90A0E"/>
    <w:rsid w:val="00B123B4"/>
    <w:rsid w:val="00B46397"/>
    <w:rsid w:val="00B55277"/>
    <w:rsid w:val="00B96437"/>
    <w:rsid w:val="00C63C6F"/>
    <w:rsid w:val="00C91ADC"/>
    <w:rsid w:val="00D64242"/>
    <w:rsid w:val="00D75A5F"/>
    <w:rsid w:val="00DD340A"/>
    <w:rsid w:val="00DD506C"/>
    <w:rsid w:val="00DE193A"/>
    <w:rsid w:val="00E804C1"/>
    <w:rsid w:val="00F05AA0"/>
    <w:rsid w:val="00FE2A0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page number" w:uiPriority="0"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3F15"/>
  </w:style>
  <w:style w:type="paragraph" w:styleId="1">
    <w:name w:val="heading 1"/>
    <w:basedOn w:val="a"/>
    <w:next w:val="a"/>
    <w:link w:val="1Char"/>
    <w:uiPriority w:val="9"/>
    <w:qFormat/>
    <w:rsid w:val="00932816"/>
    <w:pPr>
      <w:keepNext/>
      <w:keepLines/>
      <w:jc w:val="left"/>
      <w:outlineLvl w:val="0"/>
    </w:pPr>
    <w:rPr>
      <w:rFonts w:eastAsiaTheme="majorEastAsia"/>
      <w:b/>
      <w:bCs/>
      <w:kern w:val="44"/>
      <w:sz w:val="28"/>
      <w:szCs w:val="44"/>
    </w:rPr>
  </w:style>
  <w:style w:type="paragraph" w:styleId="2">
    <w:name w:val="heading 2"/>
    <w:basedOn w:val="a"/>
    <w:next w:val="a"/>
    <w:link w:val="2Char"/>
    <w:uiPriority w:val="9"/>
    <w:unhideWhenUsed/>
    <w:qFormat/>
    <w:rsid w:val="00321C1A"/>
    <w:pPr>
      <w:keepNext/>
      <w:keepLines/>
      <w:jc w:val="left"/>
      <w:outlineLvl w:val="1"/>
    </w:pPr>
    <w:rPr>
      <w:rFonts w:asciiTheme="majorHAnsi" w:eastAsiaTheme="majorEastAsia"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001641"/>
    <w:pPr>
      <w:widowControl w:val="0"/>
      <w:pBdr>
        <w:bottom w:val="single" w:sz="6" w:space="1" w:color="auto"/>
      </w:pBdr>
      <w:tabs>
        <w:tab w:val="left" w:pos="4153"/>
        <w:tab w:val="right" w:pos="8306"/>
      </w:tabs>
      <w:snapToGrid w:val="0"/>
      <w:spacing w:line="240" w:lineRule="auto"/>
      <w:ind w:leftChars="100" w:left="420" w:rightChars="100" w:right="100"/>
      <w:jc w:val="left"/>
    </w:pPr>
    <w:rPr>
      <w:rFonts w:ascii="Times New Roman" w:eastAsia="宋体" w:hAnsi="Times New Roman" w:cs="Times New Roman"/>
      <w:szCs w:val="20"/>
    </w:rPr>
  </w:style>
  <w:style w:type="character" w:customStyle="1" w:styleId="Char0">
    <w:name w:val="页眉 Char"/>
    <w:basedOn w:val="a0"/>
    <w:link w:val="a4"/>
    <w:uiPriority w:val="99"/>
    <w:qFormat/>
    <w:rsid w:val="00001641"/>
    <w:rPr>
      <w:rFonts w:ascii="Times New Roman" w:eastAsia="宋体" w:hAnsi="Times New Roman" w:cs="Times New Roman"/>
      <w:szCs w:val="20"/>
    </w:rPr>
  </w:style>
  <w:style w:type="character" w:styleId="a5">
    <w:name w:val="page number"/>
    <w:basedOn w:val="a0"/>
    <w:qFormat/>
    <w:rsid w:val="00454FF6"/>
    <w:rPr>
      <w:rFonts w:eastAsia="宋体"/>
      <w:sz w:val="21"/>
    </w:rPr>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 w:val="24"/>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 w:val="24"/>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 w:val="24"/>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rPr>
      <w:sz w:val="24"/>
    </w:rPr>
  </w:style>
  <w:style w:type="table" w:customStyle="1" w:styleId="PlainTable1">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0">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 w:type="character" w:customStyle="1" w:styleId="1Char">
    <w:name w:val="标题 1 Char"/>
    <w:basedOn w:val="a0"/>
    <w:link w:val="1"/>
    <w:uiPriority w:val="9"/>
    <w:rsid w:val="00932816"/>
    <w:rPr>
      <w:rFonts w:eastAsiaTheme="majorEastAsia"/>
      <w:b/>
      <w:bCs/>
      <w:kern w:val="44"/>
      <w:sz w:val="28"/>
      <w:szCs w:val="44"/>
    </w:rPr>
  </w:style>
  <w:style w:type="character" w:customStyle="1" w:styleId="2Char">
    <w:name w:val="标题 2 Char"/>
    <w:basedOn w:val="a0"/>
    <w:link w:val="2"/>
    <w:uiPriority w:val="9"/>
    <w:rsid w:val="00321C1A"/>
    <w:rPr>
      <w:rFonts w:asciiTheme="majorHAnsi" w:eastAsiaTheme="majorEastAsia" w:hAnsiTheme="majorHAnsi" w:cstheme="majorBidi"/>
      <w:b/>
      <w:bCs/>
      <w:sz w:val="24"/>
      <w:szCs w:val="32"/>
    </w:rPr>
  </w:style>
  <w:style w:type="paragraph" w:styleId="aa">
    <w:name w:val="Title"/>
    <w:basedOn w:val="a"/>
    <w:next w:val="a"/>
    <w:link w:val="Char4"/>
    <w:uiPriority w:val="10"/>
    <w:qFormat/>
    <w:rsid w:val="00714F62"/>
    <w:pPr>
      <w:jc w:val="center"/>
      <w:outlineLvl w:val="0"/>
    </w:pPr>
    <w:rPr>
      <w:rFonts w:asciiTheme="majorHAnsi" w:eastAsiaTheme="majorEastAsia" w:hAnsiTheme="majorHAnsi" w:cstheme="majorBidi"/>
      <w:b/>
      <w:bCs/>
      <w:sz w:val="30"/>
      <w:szCs w:val="32"/>
    </w:rPr>
  </w:style>
  <w:style w:type="character" w:customStyle="1" w:styleId="Char4">
    <w:name w:val="标题 Char"/>
    <w:basedOn w:val="a0"/>
    <w:link w:val="aa"/>
    <w:uiPriority w:val="10"/>
    <w:rsid w:val="00714F62"/>
    <w:rPr>
      <w:rFonts w:asciiTheme="majorHAnsi" w:eastAsiaTheme="majorEastAsia" w:hAnsiTheme="majorHAnsi" w:cstheme="majorBidi"/>
      <w:b/>
      <w:bCs/>
      <w:sz w:val="30"/>
      <w:szCs w:val="32"/>
    </w:rPr>
  </w:style>
  <w:style w:type="paragraph" w:styleId="20">
    <w:name w:val="toc 2"/>
    <w:basedOn w:val="a"/>
    <w:next w:val="a"/>
    <w:autoRedefine/>
    <w:uiPriority w:val="39"/>
    <w:unhideWhenUsed/>
    <w:rsid w:val="00DD340A"/>
    <w:pPr>
      <w:ind w:leftChars="200" w:left="420"/>
    </w:pPr>
  </w:style>
  <w:style w:type="paragraph" w:styleId="3">
    <w:name w:val="toc 3"/>
    <w:basedOn w:val="a"/>
    <w:next w:val="a"/>
    <w:autoRedefine/>
    <w:uiPriority w:val="39"/>
    <w:unhideWhenUsed/>
    <w:rsid w:val="00DD340A"/>
    <w:pPr>
      <w:ind w:leftChars="400" w:left="840"/>
    </w:pPr>
  </w:style>
  <w:style w:type="character" w:styleId="ab">
    <w:name w:val="Hyperlink"/>
    <w:basedOn w:val="a0"/>
    <w:uiPriority w:val="99"/>
    <w:unhideWhenUsed/>
    <w:rsid w:val="00DD340A"/>
    <w:rPr>
      <w:color w:val="0563C1" w:themeColor="hyperlink"/>
      <w:u w:val="single"/>
    </w:rPr>
  </w:style>
  <w:style w:type="paragraph" w:styleId="ac">
    <w:name w:val="Document Map"/>
    <w:basedOn w:val="a"/>
    <w:link w:val="Char5"/>
    <w:uiPriority w:val="99"/>
    <w:semiHidden/>
    <w:unhideWhenUsed/>
    <w:rsid w:val="00277885"/>
    <w:rPr>
      <w:rFonts w:ascii="宋体" w:eastAsia="宋体"/>
      <w:sz w:val="18"/>
      <w:szCs w:val="18"/>
    </w:rPr>
  </w:style>
  <w:style w:type="character" w:customStyle="1" w:styleId="Char5">
    <w:name w:val="文档结构图 Char"/>
    <w:basedOn w:val="a0"/>
    <w:link w:val="ac"/>
    <w:uiPriority w:val="99"/>
    <w:semiHidden/>
    <w:rsid w:val="00277885"/>
    <w:rPr>
      <w:rFonts w:ascii="宋体" w:eastAsia="宋体"/>
      <w:sz w:val="18"/>
      <w:szCs w:val="18"/>
    </w:rPr>
  </w:style>
  <w:style w:type="character" w:styleId="ad">
    <w:name w:val="annotation reference"/>
    <w:basedOn w:val="a0"/>
    <w:uiPriority w:val="99"/>
    <w:semiHidden/>
    <w:unhideWhenUsed/>
    <w:rsid w:val="00277885"/>
    <w:rPr>
      <w:sz w:val="21"/>
      <w:szCs w:val="21"/>
    </w:rPr>
  </w:style>
  <w:style w:type="paragraph" w:styleId="ae">
    <w:name w:val="annotation text"/>
    <w:basedOn w:val="a"/>
    <w:link w:val="Char6"/>
    <w:uiPriority w:val="99"/>
    <w:semiHidden/>
    <w:unhideWhenUsed/>
    <w:rsid w:val="00277885"/>
    <w:pPr>
      <w:jc w:val="left"/>
    </w:pPr>
  </w:style>
  <w:style w:type="character" w:customStyle="1" w:styleId="Char6">
    <w:name w:val="批注文字 Char"/>
    <w:basedOn w:val="a0"/>
    <w:link w:val="ae"/>
    <w:uiPriority w:val="99"/>
    <w:semiHidden/>
    <w:rsid w:val="00277885"/>
  </w:style>
  <w:style w:type="paragraph" w:styleId="af">
    <w:name w:val="annotation subject"/>
    <w:basedOn w:val="ae"/>
    <w:next w:val="ae"/>
    <w:link w:val="Char7"/>
    <w:uiPriority w:val="99"/>
    <w:semiHidden/>
    <w:unhideWhenUsed/>
    <w:rsid w:val="00277885"/>
    <w:rPr>
      <w:b/>
      <w:bCs/>
    </w:rPr>
  </w:style>
  <w:style w:type="character" w:customStyle="1" w:styleId="Char7">
    <w:name w:val="批注主题 Char"/>
    <w:basedOn w:val="Char6"/>
    <w:link w:val="af"/>
    <w:uiPriority w:val="99"/>
    <w:semiHidden/>
    <w:rsid w:val="00277885"/>
    <w:rPr>
      <w:b/>
      <w:bCs/>
    </w:rPr>
  </w:style>
  <w:style w:type="paragraph" w:styleId="af0">
    <w:name w:val="Balloon Text"/>
    <w:basedOn w:val="a"/>
    <w:link w:val="Char8"/>
    <w:uiPriority w:val="99"/>
    <w:semiHidden/>
    <w:unhideWhenUsed/>
    <w:rsid w:val="00277885"/>
    <w:pPr>
      <w:spacing w:line="240" w:lineRule="auto"/>
    </w:pPr>
    <w:rPr>
      <w:sz w:val="18"/>
      <w:szCs w:val="18"/>
    </w:rPr>
  </w:style>
  <w:style w:type="character" w:customStyle="1" w:styleId="Char8">
    <w:name w:val="批注框文本 Char"/>
    <w:basedOn w:val="a0"/>
    <w:link w:val="af0"/>
    <w:uiPriority w:val="99"/>
    <w:semiHidden/>
    <w:rsid w:val="00277885"/>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cnki.net/kcms/detail/detail.aspx?filename=RJZZ201910026&amp;dbcode=CJFQ&amp;dbname=CJFDTEMP&amp;v=MjMxMDVMRzRIOWpOcjQ5SFlvUitDMzg0emg0WG5EMExUZzJYMmhzeEZyQ1VSTE9lWnVSdkZDdmtWYnZMTnlmUmQ="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cnki.net/kcms/detail/detail.aspx?filename=1017062822.nh&amp;dbcode=CMFD&amp;dbname=CMFD2018&amp;v=MDk3MTREbVVMektWRjI2R2JPK0hObk9yWkViUElSK0MzODR6aDRYbkQwTFRnMlgyaHN4RnJDVVJMT2VadWRvRnk=" TargetMode="External"/><Relationship Id="rId42" Type="http://schemas.openxmlformats.org/officeDocument/2006/relationships/hyperlink" Target="https://www.cnki.net/kcms/detail/detail.aspx?filename=DNZS201721040&amp;dbcode=CJFQ&amp;dbname=CJFD2017&amp;v=MjgyNTVrVzcvTElTUFJmYkc0SDliT3JvOUJaSVIrQzM4NHpoNFhuRDBMVGcyWDJoc3hGckNVUkxPZVp1UnZGQ3Y=" TargetMode="External"/><Relationship Id="rId47" Type="http://schemas.openxmlformats.org/officeDocument/2006/relationships/hyperlink" Target="https://www.cnki.net/kcms/detail/detail.aspx?filename=ITSJ200611046&amp;dbcode=CJFQ&amp;dbname=cjfd2006&amp;v=MTkxNTZZb1IrQzM4NHpoNFhuRDBMVGcyWDJoc3hGckNVUkxPZVp1UnZGQ3ZsVWJ2QUxEbllaTEc0SHRmTnJvOUI=" TargetMode="External"/><Relationship Id="rId50" Type="http://schemas.openxmlformats.org/officeDocument/2006/relationships/hyperlink" Target="https://www.cnki.net/kcms/detail/detail.aspx?filename=DNZS200907033&amp;dbcode=CJFQ&amp;dbname=CJFD2009&amp;v=MDc5NThzeEZyQ1VSTE9lWnVSdkZDdmxVYnZBSVNQUmZiRzRIdGpNcUk5R1o0UitDMzg0emg0WG5EMExUZzJYMm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cnki.net/kcms/detail/detail.aspx?filename=KJXX201135105&amp;dbcode=CJFQ&amp;dbname=CJFD2011&amp;v=MDQyMzVYMmhzeEZyQ1VSTE9lWnVkb0Z5RG1WTHpKTGlmVGRyRzRIOURQcW81RllZUitDMzg0emg0WG5EMExUZzI=" TargetMode="External"/><Relationship Id="rId46" Type="http://schemas.openxmlformats.org/officeDocument/2006/relationships/hyperlink" Target="https://www.cnki.net/kcms/detail/detail.aspx?filename=1012513574.nh&amp;dbcode=CMFD&amp;dbname=CMFD2013&amp;v=MTI1NzBSbDdFMElQbmJtd3hBMWVMdVZSTGlmWmVSdUVpanRWRjI2SExhNUhkVExxK0EwWStnT0RYUTl1Ug=="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cnki.net/kcms/detail/detail.aspx?filename=XXDL201619041&amp;dbcode=CJFQ&amp;dbname=CJFD2016&amp;v=MDA4NzQyWDJoc3hGckNVUkxPZVp1UnZGQ3ZrVzcvTFBUWFBZckc0SDlmTnBvOUJaWVIrQzM4NHpoNFhuRDBMVG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cnki.net/kcms/detail/detail.aspx?filename=JYXH200703029&amp;dbcode=CJFQ&amp;dbname=cjfd2007&amp;v=MjkxNjl0Yk1ySTlIYllSK0MzODR6aDRYbkQwTFRnMlgyaHN4RnJDVVJMT2VadWRvRnlEbVZMM1BMelRUWnJHNEg=" TargetMode="External"/><Relationship Id="rId40" Type="http://schemas.openxmlformats.org/officeDocument/2006/relationships/hyperlink" Target="https://www.cnki.net/kcms/detail/detail.aspx?filename=KYXH201604009&amp;dbcode=CJFQ&amp;dbname=CJFD2016&amp;v=MjUzNDhuRDBMVGcyWDJoc3hGckNVUkxPZVp1UnZGQ3ZrVzcvTkxqVFRackc0SDlmTXE0OUZiWVIrQzM4NHpoNFg=" TargetMode="External"/><Relationship Id="rId45" Type="http://schemas.openxmlformats.org/officeDocument/2006/relationships/hyperlink" Target="https://www.cnki.net/kcms/detail/detail.aspx?filename=KJXX200716061&amp;dbcode=CJFQ&amp;dbname=cjfd2007&amp;v=MDkzNjRkckc0SHRiTnFZOURaWVIrQzM4NHpoNFhuRDBMVGcyWDJoc3hGckNVUkxPZVp1UnZGQ3ZsVnIvQUxpZlQ="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cnki.net/kcms/detail/detail.aspx?filename=WXYJ200807050&amp;dbcode=CJFQ&amp;dbname=CJFD2008&amp;v=MjQwNjVMRzRIdG5NcUk5QVpJUitDMzg0emg0WG5EMExUZzJYMmhzeEZyQ1VSTE9lWnVkb0Z5RG1WTDNQTWpYU1o=" TargetMode="External"/><Relationship Id="rId49" Type="http://schemas.openxmlformats.org/officeDocument/2006/relationships/hyperlink" Target="https://www.cnki.net/kcms/detail/detail.aspx?filename=ITSJ200710070&amp;dbcode=CJFQ&amp;dbname=cjfd2007&amp;v=MTk4MTVDWklSK0MzODR6aDRYbkQwTFRnMlgyaHN4RnJDVVJMT2VadVJ2RkN2bFVidkFMRG5ZWkxHNEh0Yk5yNDk="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cnki.net/kcms/detail/detail.aspx?filename=GLXZ201803075&amp;dbcode=CJFQ&amp;dbname=CJFD2018&amp;v=MjUzOTFNckk5Q1lZUitDMzg0emg0WG5EMExUZzJYMmhzeEZyQ1VSTE9lWnVSdkZDdmtXNy9MSWlIVGRMRzRIOW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cnki.net/kcms/detail/detail.aspx?filename=KXZB201101005&amp;dbcode=CJFQ&amp;dbname=CJFD2011&amp;v=Mjk4MDVMT2VadWRvRnlEbVY3M1BMalhSYkxHNEg5RE1ybzlGWVlSK0MzODR6aDRYbkQwTFRnMlgyaHN4RnJDVVI=" TargetMode="External"/><Relationship Id="rId43" Type="http://schemas.openxmlformats.org/officeDocument/2006/relationships/hyperlink" Target="https://www.cnki.net/kcms/detail/detail.aspx?filename=SZTJ201808034&amp;dbcode=CJFQ&amp;dbname=CJFD2018&amp;v=MjY0NDNVUkxPZVp1UnZGQ3ZrVzcvS05qZmZaTEc0SDluTXA0OUdZSVIrQzM4NHpoNFhuRDBMVGcyWDJoc3hGckM=" TargetMode="External"/><Relationship Id="rId48" Type="http://schemas.openxmlformats.org/officeDocument/2006/relationships/hyperlink" Target="https://www.cnki.net/kcms/detail/detail.aspx?filename=1012330703.nh&amp;dbcode=CMFD&amp;dbname=CMFD2012&amp;v=MTE1MTFJUG5ibXd4QTFlTHVWUkxpZlplUnVGU3p0VkYyNkhMQzdIdGJNck9BMFkrZ09EWFE5dVJSbDdFMA==" TargetMode="External"/><Relationship Id="rId8" Type="http://schemas.openxmlformats.org/officeDocument/2006/relationships/image" Target="media/image1.png"/><Relationship Id="rId51" Type="http://schemas.openxmlformats.org/officeDocument/2006/relationships/hyperlink" Target="https://www.cnki.net/kcms/detail/detail.aspx?filename=1012333669.nh&amp;dbcode=CMFD&amp;dbname=CMFD2012&amp;v=MTY4NDBGckNVUkxPZVp1UnZGQ3ZsVWJ2QVZGMjZITEM3SGRmS3BwRWJQSVIrQzM4NHpoNFhuRDBMVGcyWDJoc3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4090B-32BF-41C3-B31E-CDA117809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28</Pages>
  <Words>3610</Words>
  <Characters>20581</Characters>
  <Application>Microsoft Office Word</Application>
  <DocSecurity>0</DocSecurity>
  <Lines>171</Lines>
  <Paragraphs>48</Paragraphs>
  <ScaleCrop>false</ScaleCrop>
  <Company>微软中国</Company>
  <LinksUpToDate>false</LinksUpToDate>
  <CharactersWithSpaces>24143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Jangym</cp:lastModifiedBy>
  <cp:revision>4</cp:revision>
  <dcterms:created xsi:type="dcterms:W3CDTF">2020-04-19T11:35:00Z</dcterms:created>
  <dcterms:modified xsi:type="dcterms:W3CDTF">2020-04-21T05:15:00Z</dcterms:modified>
</cp:coreProperties>
</file>